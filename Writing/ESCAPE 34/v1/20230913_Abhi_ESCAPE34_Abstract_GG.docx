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385943" w14:textId="0B029F3C" w:rsidR="00350399" w:rsidRPr="00090B32" w:rsidRDefault="00A81A58" w:rsidP="00A81A58">
      <w:pPr>
        <w:spacing w:before="120" w:after="120" w:line="276" w:lineRule="auto"/>
        <w:rPr>
          <w:rFonts w:cstheme="minorHAnsi"/>
          <w:b/>
          <w:color w:val="000000" w:themeColor="text1"/>
          <w:sz w:val="28"/>
          <w:lang w:val="en-US"/>
        </w:rPr>
      </w:pPr>
      <w:ins w:id="0" w:author="Guillén Gosalbez  Gonzalo" w:date="2023-09-14T11:53:00Z">
        <w:r>
          <w:rPr>
            <w:rFonts w:cstheme="minorHAnsi"/>
            <w:b/>
            <w:color w:val="000000" w:themeColor="text1"/>
            <w:sz w:val="28"/>
            <w:lang w:val="en-US"/>
          </w:rPr>
          <w:t xml:space="preserve">Prospective </w:t>
        </w:r>
      </w:ins>
      <w:del w:id="1" w:author="Guillén Gosalbez  Gonzalo" w:date="2023-09-14T11:53:00Z">
        <w:r w:rsidR="00350399" w:rsidRPr="00090B32" w:rsidDel="00A81A58">
          <w:rPr>
            <w:rFonts w:cstheme="minorHAnsi"/>
            <w:b/>
            <w:color w:val="000000" w:themeColor="text1"/>
            <w:sz w:val="28"/>
            <w:lang w:val="en-US"/>
          </w:rPr>
          <w:delText>Assessing the environmental impacts of future</w:delText>
        </w:r>
      </w:del>
      <w:ins w:id="2" w:author="Guillén Gosalbez  Gonzalo" w:date="2023-09-14T11:53:00Z">
        <w:r>
          <w:rPr>
            <w:rFonts w:cstheme="minorHAnsi"/>
            <w:b/>
            <w:color w:val="000000" w:themeColor="text1"/>
            <w:sz w:val="28"/>
            <w:lang w:val="en-US"/>
          </w:rPr>
          <w:t>life cycle analysis of</w:t>
        </w:r>
      </w:ins>
      <w:r w:rsidR="00350399" w:rsidRPr="00090B32">
        <w:rPr>
          <w:rFonts w:cstheme="minorHAnsi"/>
          <w:b/>
          <w:color w:val="000000" w:themeColor="text1"/>
          <w:sz w:val="28"/>
          <w:lang w:val="en-US"/>
        </w:rPr>
        <w:t xml:space="preserve"> </w:t>
      </w:r>
      <w:ins w:id="3" w:author="Guillén Gosalbez  Gonzalo" w:date="2023-09-14T11:57:00Z">
        <w:r>
          <w:rPr>
            <w:rFonts w:cstheme="minorHAnsi"/>
            <w:b/>
            <w:color w:val="000000" w:themeColor="text1"/>
            <w:sz w:val="28"/>
            <w:lang w:val="en-US"/>
          </w:rPr>
          <w:t xml:space="preserve">green </w:t>
        </w:r>
      </w:ins>
      <w:r w:rsidR="00350399" w:rsidRPr="00090B32">
        <w:rPr>
          <w:rFonts w:cstheme="minorHAnsi"/>
          <w:b/>
          <w:color w:val="000000" w:themeColor="text1"/>
          <w:sz w:val="28"/>
          <w:lang w:val="en-US"/>
        </w:rPr>
        <w:t>platform chemical</w:t>
      </w:r>
      <w:del w:id="4" w:author="Guillén Gosalbez  Gonzalo" w:date="2023-09-14T11:57:00Z">
        <w:r w:rsidR="00350399" w:rsidRPr="00090B32" w:rsidDel="00A81A58">
          <w:rPr>
            <w:rFonts w:cstheme="minorHAnsi"/>
            <w:b/>
            <w:color w:val="000000" w:themeColor="text1"/>
            <w:sz w:val="28"/>
            <w:lang w:val="en-US"/>
          </w:rPr>
          <w:delText xml:space="preserve"> </w:delText>
        </w:r>
      </w:del>
      <w:del w:id="5" w:author="Guillén Gosalbez  Gonzalo" w:date="2023-09-14T11:56:00Z">
        <w:r w:rsidR="00350399" w:rsidRPr="00090B32" w:rsidDel="00A81A58">
          <w:rPr>
            <w:rFonts w:cstheme="minorHAnsi"/>
            <w:b/>
            <w:color w:val="000000" w:themeColor="text1"/>
            <w:sz w:val="28"/>
            <w:lang w:val="en-US"/>
          </w:rPr>
          <w:delText>production: a prospective life cycle analys</w:delText>
        </w:r>
      </w:del>
      <w:ins w:id="6" w:author="Guillén Gosalbez  Gonzalo" w:date="2023-09-14T11:57:00Z">
        <w:r>
          <w:rPr>
            <w:rFonts w:cstheme="minorHAnsi"/>
            <w:b/>
            <w:color w:val="000000" w:themeColor="text1"/>
            <w:sz w:val="28"/>
            <w:lang w:val="en-US"/>
          </w:rPr>
          <w:t>s uncovers their full environmental potential</w:t>
        </w:r>
      </w:ins>
      <w:del w:id="7" w:author="Guillén Gosalbez  Gonzalo" w:date="2023-09-14T11:56:00Z">
        <w:r w:rsidR="00350399" w:rsidRPr="00090B32" w:rsidDel="00A81A58">
          <w:rPr>
            <w:rFonts w:cstheme="minorHAnsi"/>
            <w:b/>
            <w:color w:val="000000" w:themeColor="text1"/>
            <w:sz w:val="28"/>
            <w:lang w:val="en-US"/>
          </w:rPr>
          <w:delText>is</w:delText>
        </w:r>
      </w:del>
    </w:p>
    <w:p w14:paraId="12C53D87" w14:textId="3CBFB8A1" w:rsidR="00350399" w:rsidRPr="00090B32" w:rsidRDefault="00350399" w:rsidP="00A81A58">
      <w:pPr>
        <w:spacing w:before="120" w:after="120" w:line="276" w:lineRule="auto"/>
        <w:rPr>
          <w:rFonts w:cstheme="minorHAnsi"/>
          <w:lang w:val="en-US"/>
        </w:rPr>
      </w:pPr>
      <w:r w:rsidRPr="00090B32">
        <w:rPr>
          <w:rFonts w:cstheme="minorHAnsi"/>
          <w:lang w:val="en-US"/>
        </w:rPr>
        <w:t>Abhi</w:t>
      </w:r>
      <w:r w:rsidR="00090B32">
        <w:rPr>
          <w:rFonts w:cstheme="minorHAnsi"/>
          <w:lang w:val="en-US"/>
        </w:rPr>
        <w:t>n</w:t>
      </w:r>
      <w:r w:rsidRPr="00090B32">
        <w:rPr>
          <w:rFonts w:cstheme="minorHAnsi"/>
          <w:lang w:val="en-US"/>
        </w:rPr>
        <w:t>andan</w:t>
      </w:r>
      <w:r w:rsidR="00D73E69">
        <w:rPr>
          <w:rFonts w:cstheme="minorHAnsi"/>
          <w:lang w:val="en-US"/>
        </w:rPr>
        <w:t xml:space="preserve"> </w:t>
      </w:r>
      <w:proofErr w:type="gramStart"/>
      <w:r w:rsidRPr="00090B32">
        <w:rPr>
          <w:rFonts w:cstheme="minorHAnsi"/>
          <w:lang w:val="en-US"/>
        </w:rPr>
        <w:t>Nabera,</w:t>
      </w:r>
      <w:r w:rsidRPr="00090B32">
        <w:rPr>
          <w:rFonts w:cstheme="minorHAnsi"/>
          <w:vertAlign w:val="superscript"/>
          <w:lang w:val="en-US"/>
        </w:rPr>
        <w:t>a</w:t>
      </w:r>
      <w:proofErr w:type="gramEnd"/>
      <w:r w:rsidRPr="00090B32">
        <w:rPr>
          <w:rFonts w:cstheme="minorHAnsi"/>
          <w:lang w:val="en-US"/>
        </w:rPr>
        <w:t xml:space="preserve"> Ioan</w:t>
      </w:r>
      <w:r w:rsidRPr="00090B32">
        <w:rPr>
          <w:rFonts w:cstheme="minorHAnsi"/>
          <w:lang w:val="en-US"/>
        </w:rPr>
        <w:noBreakHyphen/>
        <w:t>Robert Istrate,</w:t>
      </w:r>
      <w:r w:rsidRPr="00090B32">
        <w:rPr>
          <w:rFonts w:cstheme="minorHAnsi"/>
          <w:vertAlign w:val="superscript"/>
          <w:lang w:val="en-US"/>
        </w:rPr>
        <w:t>b</w:t>
      </w:r>
      <w:r w:rsidRPr="00090B32">
        <w:rPr>
          <w:rFonts w:cstheme="minorHAnsi"/>
          <w:lang w:val="en-US"/>
        </w:rPr>
        <w:t xml:space="preserve"> Antonio José </w:t>
      </w:r>
      <w:proofErr w:type="spellStart"/>
      <w:r w:rsidRPr="00090B32">
        <w:rPr>
          <w:rFonts w:cstheme="minorHAnsi"/>
          <w:lang w:val="en-US"/>
        </w:rPr>
        <w:t>Martín,</w:t>
      </w:r>
      <w:r w:rsidRPr="00090B32">
        <w:rPr>
          <w:rFonts w:cstheme="minorHAnsi"/>
          <w:vertAlign w:val="superscript"/>
          <w:lang w:val="en-US"/>
        </w:rPr>
        <w:t>a</w:t>
      </w:r>
      <w:proofErr w:type="spellEnd"/>
      <w:r w:rsidRPr="00090B32">
        <w:rPr>
          <w:rFonts w:cstheme="minorHAnsi"/>
          <w:lang w:val="en-US"/>
        </w:rPr>
        <w:t xml:space="preserve"> Javier Pérez-Ramírez,</w:t>
      </w:r>
      <w:r w:rsidRPr="00090B32">
        <w:rPr>
          <w:rFonts w:cstheme="minorHAnsi"/>
          <w:vertAlign w:val="superscript"/>
          <w:lang w:val="en-US"/>
        </w:rPr>
        <w:t>a</w:t>
      </w:r>
      <w:ins w:id="8" w:author="Guillén Gosalbez  Gonzalo" w:date="2023-09-14T11:53:00Z">
        <w:r w:rsidR="00A81A58">
          <w:rPr>
            <w:rFonts w:cstheme="minorHAnsi"/>
            <w:vertAlign w:val="superscript"/>
            <w:lang w:val="en-US"/>
          </w:rPr>
          <w:t>,*</w:t>
        </w:r>
      </w:ins>
      <w:r w:rsidRPr="00090B32">
        <w:rPr>
          <w:rFonts w:cstheme="minorHAnsi"/>
          <w:lang w:val="en-US"/>
        </w:rPr>
        <w:t xml:space="preserve"> Gonzalo Guillén-Gosálbez</w:t>
      </w:r>
      <w:r w:rsidRPr="00090B32">
        <w:rPr>
          <w:rFonts w:cstheme="minorHAnsi"/>
          <w:vertAlign w:val="superscript"/>
          <w:lang w:val="en-US"/>
        </w:rPr>
        <w:t>a,*</w:t>
      </w:r>
    </w:p>
    <w:p w14:paraId="33D623E2" w14:textId="77777777" w:rsidR="00350399" w:rsidRPr="00090B32" w:rsidRDefault="00350399" w:rsidP="00A81A58">
      <w:pPr>
        <w:pStyle w:val="NoSpacing"/>
        <w:rPr>
          <w:rFonts w:asciiTheme="minorHAnsi" w:hAnsiTheme="minorHAnsi" w:cstheme="minorHAnsi"/>
          <w:i/>
          <w:lang w:val="en-US"/>
        </w:rPr>
      </w:pPr>
      <w:r w:rsidRPr="00090B32">
        <w:rPr>
          <w:rFonts w:asciiTheme="minorHAnsi" w:hAnsiTheme="minorHAnsi" w:cstheme="minorHAnsi"/>
          <w:i/>
          <w:vertAlign w:val="superscript"/>
          <w:lang w:val="en-US"/>
        </w:rPr>
        <w:t>a</w:t>
      </w:r>
      <w:r w:rsidRPr="00090B32">
        <w:rPr>
          <w:rFonts w:asciiTheme="minorHAnsi" w:hAnsiTheme="minorHAnsi" w:cstheme="minorHAnsi"/>
          <w:i/>
          <w:lang w:val="en-US"/>
        </w:rPr>
        <w:t>Institute for Chemical and Bioengineering, Department of Chemistry and Applied Biosciences, ETH Zurich, Vladimir-Prelog-Weg 1, 8093 Zurich, Switzerland</w:t>
      </w:r>
    </w:p>
    <w:p w14:paraId="392B65A6" w14:textId="77777777" w:rsidR="00350399" w:rsidRPr="00090B32" w:rsidRDefault="00350399" w:rsidP="00A81A58">
      <w:pPr>
        <w:pStyle w:val="NoSpacing"/>
        <w:rPr>
          <w:rFonts w:asciiTheme="minorHAnsi" w:hAnsiTheme="minorHAnsi" w:cstheme="minorHAnsi"/>
          <w:i/>
          <w:lang w:val="en-US"/>
        </w:rPr>
      </w:pPr>
      <w:r w:rsidRPr="00090B32">
        <w:rPr>
          <w:rFonts w:asciiTheme="minorHAnsi" w:hAnsiTheme="minorHAnsi" w:cstheme="minorHAnsi"/>
          <w:i/>
          <w:vertAlign w:val="superscript"/>
          <w:lang w:val="en-US"/>
        </w:rPr>
        <w:t>b</w:t>
      </w:r>
      <w:r w:rsidRPr="00090B32">
        <w:rPr>
          <w:rFonts w:asciiTheme="minorHAnsi" w:hAnsiTheme="minorHAnsi" w:cstheme="minorHAnsi"/>
          <w:i/>
          <w:lang w:val="en-US"/>
        </w:rPr>
        <w:t>Institute of Environmental Sciences (CML), Leiden University, Einsteinweg 2, 2333 CC Leiden, The Netherlands</w:t>
      </w:r>
    </w:p>
    <w:p w14:paraId="50E77542" w14:textId="77777777" w:rsidR="00350399" w:rsidRPr="00090B32" w:rsidRDefault="00350399" w:rsidP="00A81A58">
      <w:pPr>
        <w:pStyle w:val="NoSpacing"/>
        <w:rPr>
          <w:rFonts w:asciiTheme="minorHAnsi" w:hAnsiTheme="minorHAnsi" w:cstheme="minorHAnsi"/>
          <w:lang w:val="en-US"/>
        </w:rPr>
      </w:pPr>
      <w:r w:rsidRPr="00090B32">
        <w:rPr>
          <w:rFonts w:asciiTheme="minorHAnsi" w:hAnsiTheme="minorHAnsi" w:cstheme="minorHAnsi"/>
          <w:vertAlign w:val="superscript"/>
          <w:lang w:val="en-US"/>
        </w:rPr>
        <w:t>*</w:t>
      </w:r>
      <w:hyperlink r:id="rId5" w:history="1">
        <w:r w:rsidRPr="00090B32">
          <w:rPr>
            <w:rStyle w:val="Hyperlink"/>
            <w:rFonts w:asciiTheme="minorHAnsi" w:hAnsiTheme="minorHAnsi" w:cstheme="minorHAnsi"/>
            <w:i/>
            <w:lang w:val="en-US"/>
          </w:rPr>
          <w:t>gonzalo.guillen.gosalbez@chem.ethz.ch</w:t>
        </w:r>
      </w:hyperlink>
    </w:p>
    <w:p w14:paraId="5A8A4AA7" w14:textId="77777777" w:rsidR="00350399" w:rsidRPr="00090B32" w:rsidRDefault="00350399" w:rsidP="00A81A58">
      <w:pPr>
        <w:pStyle w:val="Els-Abstract"/>
        <w:jc w:val="left"/>
      </w:pPr>
      <w:r w:rsidRPr="00090B32">
        <w:t>Abstract</w:t>
      </w:r>
    </w:p>
    <w:p w14:paraId="4DB15FF8" w14:textId="4783F2CB" w:rsidR="00B65D42" w:rsidRDefault="00391A25" w:rsidP="00A81A58">
      <w:pPr>
        <w:spacing w:after="0" w:line="276" w:lineRule="auto"/>
        <w:rPr>
          <w:ins w:id="9" w:author="Guillén Gosalbez  Gonzalo" w:date="2023-09-14T12:20:00Z"/>
          <w:rFonts w:cstheme="minorHAnsi"/>
          <w:sz w:val="20"/>
          <w:szCs w:val="20"/>
          <w:lang w:val="en-US"/>
        </w:rPr>
      </w:pPr>
      <w:r w:rsidRPr="00090B32">
        <w:rPr>
          <w:rFonts w:cstheme="minorHAnsi"/>
          <w:sz w:val="20"/>
          <w:szCs w:val="20"/>
          <w:lang w:val="en-US"/>
        </w:rPr>
        <w:t xml:space="preserve">Platform chemicals, </w:t>
      </w:r>
      <w:r w:rsidR="00D05C34" w:rsidRPr="00090B32">
        <w:rPr>
          <w:rFonts w:cstheme="minorHAnsi"/>
          <w:sz w:val="20"/>
          <w:szCs w:val="20"/>
          <w:lang w:val="en-US"/>
        </w:rPr>
        <w:t>such as</w:t>
      </w:r>
      <w:r w:rsidRPr="00090B32">
        <w:rPr>
          <w:rFonts w:cstheme="minorHAnsi"/>
          <w:sz w:val="20"/>
          <w:szCs w:val="20"/>
          <w:lang w:val="en-US"/>
        </w:rPr>
        <w:t xml:space="preserve"> </w:t>
      </w:r>
      <w:del w:id="10" w:author="Guillén Gosalbez  Gonzalo" w:date="2023-09-14T11:55:00Z">
        <w:r w:rsidRPr="00090B32" w:rsidDel="00A81A58">
          <w:rPr>
            <w:rFonts w:cstheme="minorHAnsi"/>
            <w:sz w:val="20"/>
            <w:szCs w:val="20"/>
            <w:lang w:val="en-US"/>
          </w:rPr>
          <w:delText xml:space="preserve">hydrogen, </w:delText>
        </w:r>
      </w:del>
      <w:r w:rsidRPr="00090B32">
        <w:rPr>
          <w:rFonts w:cstheme="minorHAnsi"/>
          <w:sz w:val="20"/>
          <w:szCs w:val="20"/>
          <w:lang w:val="en-US"/>
        </w:rPr>
        <w:t xml:space="preserve">ammonia, and methanol, serve as critical building blocks for a wide range of industries, playing an important role in modern societies. </w:t>
      </w:r>
      <w:del w:id="11" w:author="Guillén Gosalbez  Gonzalo" w:date="2023-09-14T11:55:00Z">
        <w:r w:rsidRPr="00090B32" w:rsidDel="00A81A58">
          <w:rPr>
            <w:rFonts w:cstheme="minorHAnsi"/>
            <w:sz w:val="20"/>
            <w:szCs w:val="20"/>
            <w:lang w:val="en-US"/>
          </w:rPr>
          <w:delText xml:space="preserve">The versatility of these chemicals </w:delText>
        </w:r>
      </w:del>
      <w:del w:id="12" w:author="Guillén Gosalbez  Gonzalo" w:date="2023-09-14T11:54:00Z">
        <w:r w:rsidRPr="00090B32" w:rsidDel="00A81A58">
          <w:rPr>
            <w:rFonts w:cstheme="minorHAnsi"/>
            <w:sz w:val="20"/>
            <w:szCs w:val="20"/>
            <w:lang w:val="en-US"/>
          </w:rPr>
          <w:delText>can be utilized</w:delText>
        </w:r>
      </w:del>
      <w:del w:id="13" w:author="Guillén Gosalbez  Gonzalo" w:date="2023-09-14T11:55:00Z">
        <w:r w:rsidRPr="00090B32" w:rsidDel="00A81A58">
          <w:rPr>
            <w:rFonts w:cstheme="minorHAnsi"/>
            <w:sz w:val="20"/>
            <w:szCs w:val="20"/>
            <w:lang w:val="en-US"/>
          </w:rPr>
          <w:delText xml:space="preserve"> </w:delText>
        </w:r>
      </w:del>
      <w:del w:id="14" w:author="Guillén Gosalbez  Gonzalo" w:date="2023-09-14T11:54:00Z">
        <w:r w:rsidRPr="00090B32" w:rsidDel="00A81A58">
          <w:rPr>
            <w:rFonts w:cstheme="minorHAnsi"/>
            <w:sz w:val="20"/>
            <w:szCs w:val="20"/>
            <w:lang w:val="en-US"/>
          </w:rPr>
          <w:delText xml:space="preserve">in various </w:delText>
        </w:r>
      </w:del>
      <w:del w:id="15" w:author="Guillén Gosalbez  Gonzalo" w:date="2023-09-14T11:55:00Z">
        <w:r w:rsidRPr="00090B32" w:rsidDel="00A81A58">
          <w:rPr>
            <w:rFonts w:cstheme="minorHAnsi"/>
            <w:sz w:val="20"/>
            <w:szCs w:val="20"/>
            <w:lang w:val="en-US"/>
          </w:rPr>
          <w:delText>applications, from fuel</w:delText>
        </w:r>
      </w:del>
      <w:del w:id="16" w:author="Guillén Gosalbez  Gonzalo" w:date="2023-09-14T11:54:00Z">
        <w:r w:rsidRPr="00090B32" w:rsidDel="00A81A58">
          <w:rPr>
            <w:rFonts w:cstheme="minorHAnsi"/>
            <w:sz w:val="20"/>
            <w:szCs w:val="20"/>
            <w:lang w:val="en-US"/>
          </w:rPr>
          <w:delText xml:space="preserve"> production</w:delText>
        </w:r>
      </w:del>
      <w:del w:id="17" w:author="Guillén Gosalbez  Gonzalo" w:date="2023-09-14T11:55:00Z">
        <w:r w:rsidRPr="00090B32" w:rsidDel="00A81A58">
          <w:rPr>
            <w:rFonts w:cstheme="minorHAnsi"/>
            <w:sz w:val="20"/>
            <w:szCs w:val="20"/>
            <w:lang w:val="en-US"/>
          </w:rPr>
          <w:delText xml:space="preserve"> to </w:delText>
        </w:r>
      </w:del>
      <w:del w:id="18" w:author="Guillén Gosalbez  Gonzalo" w:date="2023-09-14T11:54:00Z">
        <w:r w:rsidRPr="00090B32" w:rsidDel="00A81A58">
          <w:rPr>
            <w:rFonts w:cstheme="minorHAnsi"/>
            <w:sz w:val="20"/>
            <w:szCs w:val="20"/>
            <w:lang w:val="en-US"/>
          </w:rPr>
          <w:delText xml:space="preserve">the manufacture of chemicals, </w:delText>
        </w:r>
      </w:del>
      <w:del w:id="19" w:author="Guillén Gosalbez  Gonzalo" w:date="2023-09-14T11:55:00Z">
        <w:r w:rsidRPr="00090B32" w:rsidDel="00A81A58">
          <w:rPr>
            <w:rFonts w:cstheme="minorHAnsi"/>
            <w:sz w:val="20"/>
            <w:szCs w:val="20"/>
            <w:lang w:val="en-US"/>
          </w:rPr>
          <w:delText>plastics</w:delText>
        </w:r>
      </w:del>
      <w:del w:id="20" w:author="Guillén Gosalbez  Gonzalo" w:date="2023-09-14T11:54:00Z">
        <w:r w:rsidRPr="00090B32" w:rsidDel="00A81A58">
          <w:rPr>
            <w:rFonts w:cstheme="minorHAnsi"/>
            <w:sz w:val="20"/>
            <w:szCs w:val="20"/>
            <w:lang w:val="en-US"/>
          </w:rPr>
          <w:delText>,</w:delText>
        </w:r>
      </w:del>
      <w:del w:id="21" w:author="Guillén Gosalbez  Gonzalo" w:date="2023-09-14T11:55:00Z">
        <w:r w:rsidRPr="00090B32" w:rsidDel="00A81A58">
          <w:rPr>
            <w:rFonts w:cstheme="minorHAnsi"/>
            <w:sz w:val="20"/>
            <w:szCs w:val="20"/>
            <w:lang w:val="en-US"/>
          </w:rPr>
          <w:delText xml:space="preserve"> and fertilizers. </w:delText>
        </w:r>
      </w:del>
      <w:r w:rsidR="00224F07" w:rsidRPr="00090B32">
        <w:rPr>
          <w:rFonts w:cstheme="minorHAnsi"/>
          <w:sz w:val="20"/>
          <w:szCs w:val="20"/>
          <w:lang w:val="en-US"/>
        </w:rPr>
        <w:t>However, the</w:t>
      </w:r>
      <w:ins w:id="22" w:author="Guillén Gosalbez  Gonzalo" w:date="2023-09-14T12:16:00Z">
        <w:r w:rsidR="00B65D42">
          <w:rPr>
            <w:rFonts w:cstheme="minorHAnsi"/>
            <w:sz w:val="20"/>
            <w:szCs w:val="20"/>
            <w:lang w:val="en-US"/>
          </w:rPr>
          <w:t>ir</w:t>
        </w:r>
      </w:ins>
      <w:r w:rsidR="00224F07" w:rsidRPr="00090B32">
        <w:rPr>
          <w:rFonts w:cstheme="minorHAnsi"/>
          <w:sz w:val="20"/>
          <w:szCs w:val="20"/>
          <w:lang w:val="en-US"/>
        </w:rPr>
        <w:t xml:space="preserve"> </w:t>
      </w:r>
      <w:r w:rsidR="005835FA" w:rsidRPr="00090B32">
        <w:rPr>
          <w:rFonts w:cstheme="minorHAnsi"/>
          <w:sz w:val="20"/>
          <w:szCs w:val="20"/>
          <w:lang w:val="en-US"/>
        </w:rPr>
        <w:t xml:space="preserve">traditional </w:t>
      </w:r>
      <w:r w:rsidR="00224F07" w:rsidRPr="00090B32">
        <w:rPr>
          <w:rFonts w:cstheme="minorHAnsi"/>
          <w:sz w:val="20"/>
          <w:szCs w:val="20"/>
          <w:lang w:val="en-US"/>
        </w:rPr>
        <w:t xml:space="preserve">production </w:t>
      </w:r>
      <w:r w:rsidR="005835FA" w:rsidRPr="00090B32">
        <w:rPr>
          <w:rFonts w:cstheme="minorHAnsi"/>
          <w:sz w:val="20"/>
          <w:szCs w:val="20"/>
          <w:lang w:val="en-US"/>
        </w:rPr>
        <w:t xml:space="preserve">pathways </w:t>
      </w:r>
      <w:del w:id="23" w:author="Guillén Gosalbez  Gonzalo" w:date="2023-09-14T12:16:00Z">
        <w:r w:rsidR="00224F07" w:rsidRPr="00090B32" w:rsidDel="00B65D42">
          <w:rPr>
            <w:rFonts w:cstheme="minorHAnsi"/>
            <w:sz w:val="20"/>
            <w:szCs w:val="20"/>
            <w:lang w:val="en-US"/>
          </w:rPr>
          <w:delText xml:space="preserve">of these chemicals </w:delText>
        </w:r>
      </w:del>
      <w:r w:rsidR="005835FA" w:rsidRPr="00090B32">
        <w:rPr>
          <w:rFonts w:cstheme="minorHAnsi"/>
          <w:sz w:val="20"/>
          <w:szCs w:val="20"/>
          <w:lang w:val="en-US"/>
        </w:rPr>
        <w:t>have</w:t>
      </w:r>
      <w:r w:rsidR="00224F07" w:rsidRPr="00090B32">
        <w:rPr>
          <w:rFonts w:cstheme="minorHAnsi"/>
          <w:sz w:val="20"/>
          <w:szCs w:val="20"/>
          <w:lang w:val="en-US"/>
        </w:rPr>
        <w:t xml:space="preserve"> heavily relied on </w:t>
      </w:r>
      <w:del w:id="24" w:author="Guillén Gosalbez  Gonzalo" w:date="2023-09-14T11:54:00Z">
        <w:r w:rsidR="00224F07" w:rsidRPr="00090B32" w:rsidDel="00A81A58">
          <w:rPr>
            <w:rFonts w:cstheme="minorHAnsi"/>
            <w:sz w:val="20"/>
            <w:szCs w:val="20"/>
            <w:lang w:val="en-US"/>
          </w:rPr>
          <w:delText>natural gas</w:delText>
        </w:r>
      </w:del>
      <w:ins w:id="25" w:author="Guillén Gosalbez  Gonzalo" w:date="2023-09-14T11:54:00Z">
        <w:r w:rsidR="00A81A58">
          <w:rPr>
            <w:rFonts w:cstheme="minorHAnsi"/>
            <w:sz w:val="20"/>
            <w:szCs w:val="20"/>
            <w:lang w:val="en-US"/>
          </w:rPr>
          <w:t>fossil ca</w:t>
        </w:r>
      </w:ins>
      <w:ins w:id="26" w:author="Guillén Gosalbez  Gonzalo" w:date="2023-09-14T11:55:00Z">
        <w:r w:rsidR="00A81A58">
          <w:rPr>
            <w:rFonts w:cstheme="minorHAnsi"/>
            <w:sz w:val="20"/>
            <w:szCs w:val="20"/>
            <w:lang w:val="en-US"/>
          </w:rPr>
          <w:t>rbon (i.e., natural gas)</w:t>
        </w:r>
      </w:ins>
      <w:r w:rsidR="00224F07" w:rsidRPr="00090B32">
        <w:rPr>
          <w:rFonts w:cstheme="minorHAnsi"/>
          <w:sz w:val="20"/>
          <w:szCs w:val="20"/>
          <w:lang w:val="en-US"/>
        </w:rPr>
        <w:t>, contributing significantly to CO</w:t>
      </w:r>
      <w:r w:rsidR="00224F07" w:rsidRPr="00090B32">
        <w:rPr>
          <w:rFonts w:cstheme="minorHAnsi"/>
          <w:sz w:val="20"/>
          <w:szCs w:val="20"/>
          <w:vertAlign w:val="subscript"/>
          <w:lang w:val="en-US"/>
        </w:rPr>
        <w:t>2</w:t>
      </w:r>
      <w:r w:rsidR="00224F07" w:rsidRPr="00090B32">
        <w:rPr>
          <w:rFonts w:cstheme="minorHAnsi"/>
          <w:sz w:val="20"/>
          <w:szCs w:val="20"/>
          <w:lang w:val="en-US"/>
        </w:rPr>
        <w:t xml:space="preserve"> emissions</w:t>
      </w:r>
      <w:r w:rsidRPr="00090B32">
        <w:rPr>
          <w:rFonts w:cstheme="minorHAnsi"/>
          <w:sz w:val="20"/>
          <w:szCs w:val="20"/>
          <w:lang w:val="en-US"/>
        </w:rPr>
        <w:t xml:space="preserve">. </w:t>
      </w:r>
      <w:r w:rsidR="00D273F2" w:rsidRPr="00090B32">
        <w:rPr>
          <w:rFonts w:cstheme="minorHAnsi"/>
          <w:sz w:val="20"/>
          <w:szCs w:val="20"/>
          <w:lang w:val="en-US"/>
        </w:rPr>
        <w:t xml:space="preserve">Alternatively, </w:t>
      </w:r>
      <w:del w:id="27" w:author="Guillén Gosalbez  Gonzalo" w:date="2023-09-14T12:16:00Z">
        <w:r w:rsidR="00D273F2" w:rsidRPr="00090B32" w:rsidDel="00B65D42">
          <w:rPr>
            <w:rFonts w:cstheme="minorHAnsi"/>
            <w:sz w:val="20"/>
            <w:szCs w:val="20"/>
            <w:lang w:val="en-US"/>
          </w:rPr>
          <w:delText>l</w:delText>
        </w:r>
        <w:r w:rsidRPr="00090B32" w:rsidDel="00B65D42">
          <w:rPr>
            <w:rFonts w:cstheme="minorHAnsi"/>
            <w:sz w:val="20"/>
            <w:szCs w:val="20"/>
            <w:lang w:val="en-US"/>
          </w:rPr>
          <w:delText>ow</w:delText>
        </w:r>
        <w:r w:rsidRPr="00090B32" w:rsidDel="00B65D42">
          <w:rPr>
            <w:rFonts w:cstheme="minorHAnsi"/>
            <w:sz w:val="20"/>
            <w:szCs w:val="20"/>
            <w:lang w:val="en-US"/>
          </w:rPr>
          <w:noBreakHyphen/>
          <w:delText xml:space="preserve">carbon or </w:delText>
        </w:r>
      </w:del>
      <w:r w:rsidRPr="00090B32">
        <w:rPr>
          <w:rFonts w:cstheme="minorHAnsi"/>
          <w:sz w:val="20"/>
          <w:szCs w:val="20"/>
          <w:lang w:val="en-US"/>
        </w:rPr>
        <w:t>green</w:t>
      </w:r>
      <w:ins w:id="28" w:author="Guillén Gosalbez  Gonzalo" w:date="2023-09-14T12:16:00Z">
        <w:r w:rsidR="00B65D42">
          <w:rPr>
            <w:rFonts w:cstheme="minorHAnsi"/>
            <w:sz w:val="20"/>
            <w:szCs w:val="20"/>
            <w:lang w:val="en-US"/>
          </w:rPr>
          <w:t>er</w:t>
        </w:r>
      </w:ins>
      <w:r w:rsidRPr="00090B32">
        <w:rPr>
          <w:rFonts w:cstheme="minorHAnsi"/>
          <w:sz w:val="20"/>
          <w:szCs w:val="20"/>
          <w:lang w:val="en-US"/>
        </w:rPr>
        <w:t xml:space="preserve"> production routes for </w:t>
      </w:r>
      <w:del w:id="29" w:author="Guillén Gosalbez  Gonzalo" w:date="2023-09-14T11:56:00Z">
        <w:r w:rsidRPr="00090B32" w:rsidDel="00A81A58">
          <w:rPr>
            <w:rFonts w:cstheme="minorHAnsi"/>
            <w:sz w:val="20"/>
            <w:szCs w:val="20"/>
            <w:lang w:val="en-US"/>
          </w:rPr>
          <w:delText xml:space="preserve">hydrogen, </w:delText>
        </w:r>
      </w:del>
      <w:r w:rsidRPr="00090B32">
        <w:rPr>
          <w:rFonts w:cstheme="minorHAnsi"/>
          <w:sz w:val="20"/>
          <w:szCs w:val="20"/>
          <w:lang w:val="en-US"/>
        </w:rPr>
        <w:t>ammonia</w:t>
      </w:r>
      <w:del w:id="30" w:author="Guillén Gosalbez  Gonzalo" w:date="2023-09-14T12:16:00Z">
        <w:r w:rsidRPr="00090B32" w:rsidDel="00B65D42">
          <w:rPr>
            <w:rFonts w:cstheme="minorHAnsi"/>
            <w:sz w:val="20"/>
            <w:szCs w:val="20"/>
            <w:lang w:val="en-US"/>
          </w:rPr>
          <w:delText>,</w:delText>
        </w:r>
      </w:del>
      <w:r w:rsidRPr="00090B32">
        <w:rPr>
          <w:rFonts w:cstheme="minorHAnsi"/>
          <w:sz w:val="20"/>
          <w:szCs w:val="20"/>
          <w:lang w:val="en-US"/>
        </w:rPr>
        <w:t xml:space="preserve"> and methanol</w:t>
      </w:r>
      <w:ins w:id="31" w:author="Guillén Gosalbez  Gonzalo" w:date="2023-09-14T12:16:00Z">
        <w:r w:rsidR="00B65D42">
          <w:rPr>
            <w:rFonts w:cstheme="minorHAnsi"/>
            <w:sz w:val="20"/>
            <w:szCs w:val="20"/>
            <w:lang w:val="en-US"/>
          </w:rPr>
          <w:t xml:space="preserve"> based on gree</w:t>
        </w:r>
      </w:ins>
      <w:ins w:id="32" w:author="Guillén Gosalbez  Gonzalo" w:date="2023-09-14T12:17:00Z">
        <w:r w:rsidR="00B65D42">
          <w:rPr>
            <w:rFonts w:cstheme="minorHAnsi"/>
            <w:sz w:val="20"/>
            <w:szCs w:val="20"/>
            <w:lang w:val="en-US"/>
          </w:rPr>
          <w:t>n</w:t>
        </w:r>
      </w:ins>
      <w:ins w:id="33" w:author="Guillén Gosalbez  Gonzalo" w:date="2023-09-14T12:16:00Z">
        <w:r w:rsidR="00B65D42">
          <w:rPr>
            <w:rFonts w:cstheme="minorHAnsi"/>
            <w:sz w:val="20"/>
            <w:szCs w:val="20"/>
            <w:lang w:val="en-US"/>
          </w:rPr>
          <w:t xml:space="preserve"> H</w:t>
        </w:r>
        <w:r w:rsidR="00B65D42" w:rsidRPr="00B65D42">
          <w:rPr>
            <w:rFonts w:cstheme="minorHAnsi"/>
            <w:sz w:val="20"/>
            <w:szCs w:val="20"/>
            <w:vertAlign w:val="subscript"/>
            <w:lang w:val="en-US"/>
            <w:rPrChange w:id="34" w:author="Guillén Gosalbez  Gonzalo" w:date="2023-09-14T12:17:00Z">
              <w:rPr>
                <w:rFonts w:cstheme="minorHAnsi"/>
                <w:sz w:val="20"/>
                <w:szCs w:val="20"/>
                <w:lang w:val="en-US"/>
              </w:rPr>
            </w:rPrChange>
          </w:rPr>
          <w:t>2</w:t>
        </w:r>
      </w:ins>
      <w:r w:rsidRPr="00090B32">
        <w:rPr>
          <w:rFonts w:cstheme="minorHAnsi"/>
          <w:sz w:val="20"/>
          <w:szCs w:val="20"/>
          <w:lang w:val="en-US"/>
        </w:rPr>
        <w:t xml:space="preserve"> have been </w:t>
      </w:r>
      <w:del w:id="35" w:author="Guillén Gosalbez  Gonzalo" w:date="2023-09-14T12:17:00Z">
        <w:r w:rsidRPr="00090B32" w:rsidDel="00B65D42">
          <w:rPr>
            <w:rFonts w:cstheme="minorHAnsi"/>
            <w:sz w:val="20"/>
            <w:szCs w:val="20"/>
            <w:lang w:val="en-US"/>
          </w:rPr>
          <w:delText xml:space="preserve">extensively </w:delText>
        </w:r>
        <w:r w:rsidR="009B3B8C" w:rsidRPr="00090B32" w:rsidDel="00B65D42">
          <w:rPr>
            <w:rFonts w:cstheme="minorHAnsi"/>
            <w:sz w:val="20"/>
            <w:szCs w:val="20"/>
            <w:lang w:val="en-US"/>
          </w:rPr>
          <w:delText>explored in previous studies</w:delText>
        </w:r>
      </w:del>
      <w:ins w:id="36" w:author="Guillén Gosalbez  Gonzalo" w:date="2023-09-14T12:17:00Z">
        <w:r w:rsidR="00B65D42">
          <w:rPr>
            <w:rFonts w:cstheme="minorHAnsi"/>
            <w:sz w:val="20"/>
            <w:szCs w:val="20"/>
            <w:lang w:val="en-US"/>
          </w:rPr>
          <w:t>put forward</w:t>
        </w:r>
      </w:ins>
      <w:ins w:id="37" w:author="Guillén Gosalbez  Gonzalo" w:date="2023-09-14T12:25:00Z">
        <w:r w:rsidR="00B65D42">
          <w:rPr>
            <w:rFonts w:cstheme="minorHAnsi"/>
            <w:sz w:val="20"/>
            <w:szCs w:val="20"/>
            <w:lang w:val="en-US"/>
          </w:rPr>
          <w:t xml:space="preserve"> more recently</w:t>
        </w:r>
      </w:ins>
      <w:ins w:id="38" w:author="Guillén Gosalbez  Gonzalo" w:date="2023-09-14T12:17:00Z">
        <w:r w:rsidR="00B65D42">
          <w:rPr>
            <w:rFonts w:cstheme="minorHAnsi"/>
            <w:sz w:val="20"/>
            <w:szCs w:val="20"/>
            <w:lang w:val="en-US"/>
          </w:rPr>
          <w:t xml:space="preserve">, </w:t>
        </w:r>
      </w:ins>
      <w:ins w:id="39" w:author="Guillén Gosalbez  Gonzalo" w:date="2023-09-14T12:18:00Z">
        <w:r w:rsidR="00B65D42">
          <w:rPr>
            <w:rFonts w:cstheme="minorHAnsi"/>
            <w:sz w:val="20"/>
            <w:szCs w:val="20"/>
            <w:lang w:val="en-US"/>
          </w:rPr>
          <w:t xml:space="preserve">whose environmental </w:t>
        </w:r>
      </w:ins>
      <w:ins w:id="40" w:author="Guillén Gosalbez  Gonzalo" w:date="2023-09-14T12:25:00Z">
        <w:r w:rsidR="00B65D42">
          <w:rPr>
            <w:rFonts w:cstheme="minorHAnsi"/>
            <w:sz w:val="20"/>
            <w:szCs w:val="20"/>
            <w:lang w:val="en-US"/>
          </w:rPr>
          <w:t>performance</w:t>
        </w:r>
      </w:ins>
      <w:ins w:id="41" w:author="Guillén Gosalbez  Gonzalo" w:date="2023-09-14T12:18:00Z">
        <w:r w:rsidR="00B65D42">
          <w:rPr>
            <w:rFonts w:cstheme="minorHAnsi"/>
            <w:sz w:val="20"/>
            <w:szCs w:val="20"/>
            <w:lang w:val="en-US"/>
          </w:rPr>
          <w:t xml:space="preserve"> ha</w:t>
        </w:r>
      </w:ins>
      <w:ins w:id="42" w:author="Guillén Gosalbez  Gonzalo" w:date="2023-09-14T12:40:00Z">
        <w:r w:rsidR="009760FE">
          <w:rPr>
            <w:rFonts w:cstheme="minorHAnsi"/>
            <w:sz w:val="20"/>
            <w:szCs w:val="20"/>
            <w:lang w:val="en-US"/>
          </w:rPr>
          <w:t>s</w:t>
        </w:r>
      </w:ins>
      <w:ins w:id="43" w:author="Guillén Gosalbez  Gonzalo" w:date="2023-09-14T12:18:00Z">
        <w:r w:rsidR="00B65D42">
          <w:rPr>
            <w:rFonts w:cstheme="minorHAnsi"/>
            <w:sz w:val="20"/>
            <w:szCs w:val="20"/>
            <w:lang w:val="en-US"/>
          </w:rPr>
          <w:t xml:space="preserve"> been quantified </w:t>
        </w:r>
        <w:r w:rsidR="00B65D42" w:rsidRPr="009760FE">
          <w:rPr>
            <w:rFonts w:cstheme="minorHAnsi"/>
            <w:i/>
            <w:iCs/>
            <w:sz w:val="20"/>
            <w:szCs w:val="20"/>
            <w:lang w:val="en-US"/>
            <w:rPrChange w:id="44" w:author="Guillén Gosalbez  Gonzalo" w:date="2023-09-14T12:40:00Z">
              <w:rPr>
                <w:rFonts w:cstheme="minorHAnsi"/>
                <w:sz w:val="20"/>
                <w:szCs w:val="20"/>
                <w:lang w:val="en-US"/>
              </w:rPr>
            </w:rPrChange>
          </w:rPr>
          <w:t>via</w:t>
        </w:r>
        <w:r w:rsidR="00B65D42">
          <w:rPr>
            <w:rFonts w:cstheme="minorHAnsi"/>
            <w:sz w:val="20"/>
            <w:szCs w:val="20"/>
            <w:lang w:val="en-US"/>
          </w:rPr>
          <w:t xml:space="preserve"> life cycle assessment</w:t>
        </w:r>
      </w:ins>
      <w:ins w:id="45" w:author="Guillén Gosalbez  Gonzalo" w:date="2023-09-14T12:25:00Z">
        <w:r w:rsidR="00B65D42">
          <w:rPr>
            <w:rFonts w:cstheme="minorHAnsi"/>
            <w:sz w:val="20"/>
            <w:szCs w:val="20"/>
            <w:lang w:val="en-US"/>
          </w:rPr>
          <w:t xml:space="preserve"> (LCA)</w:t>
        </w:r>
      </w:ins>
      <w:ins w:id="46" w:author="Guillén Gosalbez  Gonzalo" w:date="2023-09-14T12:18:00Z">
        <w:r w:rsidR="00B65D42">
          <w:rPr>
            <w:rFonts w:cstheme="minorHAnsi"/>
            <w:sz w:val="20"/>
            <w:szCs w:val="20"/>
            <w:lang w:val="en-US"/>
          </w:rPr>
          <w:t xml:space="preserve"> studies. In these LCAs, a process model is developed to </w:t>
        </w:r>
      </w:ins>
      <w:ins w:id="47" w:author="Guillén Gosalbez  Gonzalo" w:date="2023-09-14T12:19:00Z">
        <w:r w:rsidR="00B65D42">
          <w:rPr>
            <w:rFonts w:cstheme="minorHAnsi"/>
            <w:sz w:val="20"/>
            <w:szCs w:val="20"/>
            <w:lang w:val="en-US"/>
          </w:rPr>
          <w:t xml:space="preserve">quantify the mass and energy flows of the main plant (foreground system). This information is then combined with life cycle emissions data </w:t>
        </w:r>
      </w:ins>
      <w:ins w:id="48" w:author="Guillén Gosalbez  Gonzalo" w:date="2023-09-14T12:21:00Z">
        <w:r w:rsidR="00B65D42">
          <w:rPr>
            <w:rFonts w:cstheme="minorHAnsi"/>
            <w:sz w:val="20"/>
            <w:szCs w:val="20"/>
            <w:lang w:val="en-US"/>
          </w:rPr>
          <w:t>connected to these</w:t>
        </w:r>
      </w:ins>
      <w:ins w:id="49" w:author="Guillén Gosalbez  Gonzalo" w:date="2023-09-14T12:19:00Z">
        <w:r w:rsidR="00B65D42">
          <w:rPr>
            <w:rFonts w:cstheme="minorHAnsi"/>
            <w:sz w:val="20"/>
            <w:szCs w:val="20"/>
            <w:lang w:val="en-US"/>
          </w:rPr>
          <w:t xml:space="preserve"> materials and energy inputs</w:t>
        </w:r>
      </w:ins>
      <w:ins w:id="50" w:author="Guillén Gosalbez  Gonzalo" w:date="2023-09-14T12:21:00Z">
        <w:r w:rsidR="00B65D42">
          <w:rPr>
            <w:rFonts w:cstheme="minorHAnsi"/>
            <w:sz w:val="20"/>
            <w:szCs w:val="20"/>
            <w:lang w:val="en-US"/>
          </w:rPr>
          <w:t xml:space="preserve"> and based on</w:t>
        </w:r>
      </w:ins>
      <w:ins w:id="51" w:author="Guillén Gosalbez  Gonzalo" w:date="2023-09-14T12:20:00Z">
        <w:r w:rsidR="00B65D42">
          <w:rPr>
            <w:rFonts w:cstheme="minorHAnsi"/>
            <w:sz w:val="20"/>
            <w:szCs w:val="20"/>
            <w:lang w:val="en-US"/>
          </w:rPr>
          <w:t xml:space="preserve"> a myriad of technologies across the corresponding chemical supply chains (i.e., </w:t>
        </w:r>
      </w:ins>
      <w:ins w:id="52" w:author="Guillén Gosalbez  Gonzalo" w:date="2023-09-14T12:21:00Z">
        <w:r w:rsidR="00B65D42">
          <w:rPr>
            <w:rFonts w:cstheme="minorHAnsi"/>
            <w:sz w:val="20"/>
            <w:szCs w:val="20"/>
            <w:lang w:val="en-US"/>
          </w:rPr>
          <w:t>background system</w:t>
        </w:r>
      </w:ins>
      <w:ins w:id="53" w:author="Guillén Gosalbez  Gonzalo" w:date="2023-09-14T12:20:00Z">
        <w:r w:rsidR="00B65D42">
          <w:rPr>
            <w:rFonts w:cstheme="minorHAnsi"/>
            <w:sz w:val="20"/>
            <w:szCs w:val="20"/>
            <w:lang w:val="en-US"/>
          </w:rPr>
          <w:t>)</w:t>
        </w:r>
      </w:ins>
      <w:del w:id="54" w:author="Guillén Gosalbez  Gonzalo" w:date="2023-09-14T12:17:00Z">
        <w:r w:rsidRPr="00090B32" w:rsidDel="00B65D42">
          <w:rPr>
            <w:rFonts w:cstheme="minorHAnsi"/>
            <w:sz w:val="20"/>
            <w:szCs w:val="20"/>
            <w:lang w:val="en-US"/>
          </w:rPr>
          <w:delText xml:space="preserve">. </w:delText>
        </w:r>
        <w:r w:rsidR="00BC2534" w:rsidRPr="00090B32" w:rsidDel="00B65D42">
          <w:rPr>
            <w:rFonts w:cstheme="minorHAnsi"/>
            <w:sz w:val="20"/>
            <w:szCs w:val="20"/>
            <w:lang w:val="en-US"/>
          </w:rPr>
          <w:delText>Nevertheless</w:delText>
        </w:r>
        <w:r w:rsidRPr="00090B32" w:rsidDel="00B65D42">
          <w:rPr>
            <w:rFonts w:cstheme="minorHAnsi"/>
            <w:sz w:val="20"/>
            <w:szCs w:val="20"/>
            <w:lang w:val="en-US"/>
          </w:rPr>
          <w:delText xml:space="preserve">, their </w:delText>
        </w:r>
        <w:r w:rsidR="009B3B8C" w:rsidRPr="00090B32" w:rsidDel="00B65D42">
          <w:rPr>
            <w:rFonts w:cstheme="minorHAnsi"/>
            <w:sz w:val="20"/>
            <w:szCs w:val="20"/>
            <w:lang w:val="en-US"/>
          </w:rPr>
          <w:delText>practical implementation</w:delText>
        </w:r>
        <w:r w:rsidRPr="00090B32" w:rsidDel="00B65D42">
          <w:rPr>
            <w:rFonts w:cstheme="minorHAnsi"/>
            <w:sz w:val="20"/>
            <w:szCs w:val="20"/>
            <w:lang w:val="en-US"/>
          </w:rPr>
          <w:delText xml:space="preserve"> </w:delText>
        </w:r>
      </w:del>
      <w:del w:id="55" w:author="Guillén Gosalbez  Gonzalo" w:date="2023-09-14T12:18:00Z">
        <w:r w:rsidRPr="00090B32" w:rsidDel="00B65D42">
          <w:rPr>
            <w:rFonts w:cstheme="minorHAnsi"/>
            <w:sz w:val="20"/>
            <w:szCs w:val="20"/>
            <w:lang w:val="en-US"/>
          </w:rPr>
          <w:delText xml:space="preserve">has </w:delText>
        </w:r>
      </w:del>
      <w:del w:id="56" w:author="Guillén Gosalbez  Gonzalo" w:date="2023-09-14T12:17:00Z">
        <w:r w:rsidRPr="00090B32" w:rsidDel="00B65D42">
          <w:rPr>
            <w:rFonts w:cstheme="minorHAnsi"/>
            <w:sz w:val="20"/>
            <w:szCs w:val="20"/>
            <w:lang w:val="en-US"/>
          </w:rPr>
          <w:delText xml:space="preserve">been </w:delText>
        </w:r>
      </w:del>
      <w:del w:id="57" w:author="Guillén Gosalbez  Gonzalo" w:date="2023-09-14T12:18:00Z">
        <w:r w:rsidRPr="00090B32" w:rsidDel="00B65D42">
          <w:rPr>
            <w:rFonts w:cstheme="minorHAnsi"/>
            <w:sz w:val="20"/>
            <w:szCs w:val="20"/>
            <w:lang w:val="en-US"/>
          </w:rPr>
          <w:delText xml:space="preserve">hindered </w:delText>
        </w:r>
      </w:del>
      <w:del w:id="58" w:author="Guillén Gosalbez  Gonzalo" w:date="2023-09-14T12:17:00Z">
        <w:r w:rsidR="00657076" w:rsidRPr="00090B32" w:rsidDel="00B65D42">
          <w:rPr>
            <w:rFonts w:cstheme="minorHAnsi"/>
            <w:sz w:val="20"/>
            <w:szCs w:val="20"/>
            <w:lang w:val="en-US"/>
          </w:rPr>
          <w:delText xml:space="preserve">primarily </w:delText>
        </w:r>
        <w:r w:rsidRPr="00090B32" w:rsidDel="00B65D42">
          <w:rPr>
            <w:rFonts w:cstheme="minorHAnsi"/>
            <w:sz w:val="20"/>
            <w:szCs w:val="20"/>
            <w:lang w:val="en-US"/>
          </w:rPr>
          <w:delText xml:space="preserve">due to their economic unviability, </w:delText>
        </w:r>
        <w:r w:rsidR="00BC2534" w:rsidRPr="00090B32" w:rsidDel="00B65D42">
          <w:rPr>
            <w:rFonts w:cstheme="minorHAnsi"/>
            <w:sz w:val="20"/>
            <w:szCs w:val="20"/>
            <w:lang w:val="en-US"/>
          </w:rPr>
          <w:delText>rendering</w:delText>
        </w:r>
        <w:r w:rsidRPr="00090B32" w:rsidDel="00B65D42">
          <w:rPr>
            <w:rFonts w:cstheme="minorHAnsi"/>
            <w:sz w:val="20"/>
            <w:szCs w:val="20"/>
            <w:lang w:val="en-US"/>
          </w:rPr>
          <w:delText xml:space="preserve"> them unsustainable</w:delText>
        </w:r>
      </w:del>
      <w:r w:rsidRPr="00090B32">
        <w:rPr>
          <w:rFonts w:cstheme="minorHAnsi"/>
          <w:sz w:val="20"/>
          <w:szCs w:val="20"/>
          <w:lang w:val="en-US"/>
        </w:rPr>
        <w:t>.</w:t>
      </w:r>
      <w:ins w:id="59" w:author="Guillén Gosalbez  Gonzalo" w:date="2023-09-14T12:26:00Z">
        <w:r w:rsidR="00BB0D4E">
          <w:rPr>
            <w:rFonts w:cstheme="minorHAnsi"/>
            <w:sz w:val="20"/>
            <w:szCs w:val="20"/>
            <w:lang w:val="en-US"/>
          </w:rPr>
          <w:t xml:space="preserve"> It is common practice in the</w:t>
        </w:r>
      </w:ins>
      <w:ins w:id="60" w:author="Guillén Gosalbez  Gonzalo" w:date="2023-09-14T12:21:00Z">
        <w:r w:rsidR="00B65D42">
          <w:rPr>
            <w:rFonts w:cstheme="minorHAnsi"/>
            <w:sz w:val="20"/>
            <w:szCs w:val="20"/>
            <w:lang w:val="en-US"/>
          </w:rPr>
          <w:t xml:space="preserve"> LCA of chemicals </w:t>
        </w:r>
      </w:ins>
      <w:ins w:id="61" w:author="Guillén Gosalbez  Gonzalo" w:date="2023-09-14T12:26:00Z">
        <w:r w:rsidR="00BB0D4E">
          <w:rPr>
            <w:rFonts w:cstheme="minorHAnsi"/>
            <w:sz w:val="20"/>
            <w:szCs w:val="20"/>
            <w:lang w:val="en-US"/>
          </w:rPr>
          <w:t>to</w:t>
        </w:r>
      </w:ins>
      <w:ins w:id="62" w:author="Guillén Gosalbez  Gonzalo" w:date="2023-09-14T12:21:00Z">
        <w:r w:rsidR="00B65D42">
          <w:rPr>
            <w:rFonts w:cstheme="minorHAnsi"/>
            <w:sz w:val="20"/>
            <w:szCs w:val="20"/>
            <w:lang w:val="en-US"/>
          </w:rPr>
          <w:t xml:space="preserve"> </w:t>
        </w:r>
      </w:ins>
      <w:ins w:id="63" w:author="Guillén Gosalbez  Gonzalo" w:date="2023-09-14T12:22:00Z">
        <w:r w:rsidR="00B65D42">
          <w:rPr>
            <w:rFonts w:cstheme="minorHAnsi"/>
            <w:sz w:val="20"/>
            <w:szCs w:val="20"/>
            <w:lang w:val="en-US"/>
          </w:rPr>
          <w:t>evaluate technologies assuming a fixed background system (i.e., set of technologies providing inputs to the chemical plants)</w:t>
        </w:r>
      </w:ins>
      <w:ins w:id="64" w:author="Guillén Gosalbez  Gonzalo" w:date="2023-09-14T12:26:00Z">
        <w:r w:rsidR="00BB0D4E">
          <w:rPr>
            <w:rFonts w:cstheme="minorHAnsi"/>
            <w:sz w:val="20"/>
            <w:szCs w:val="20"/>
            <w:lang w:val="en-US"/>
          </w:rPr>
          <w:t>, which</w:t>
        </w:r>
      </w:ins>
      <w:ins w:id="65" w:author="Guillén Gosalbez  Gonzalo" w:date="2023-09-14T12:22:00Z">
        <w:r w:rsidR="00B65D42">
          <w:rPr>
            <w:rFonts w:cstheme="minorHAnsi"/>
            <w:sz w:val="20"/>
            <w:szCs w:val="20"/>
            <w:lang w:val="en-US"/>
          </w:rPr>
          <w:t xml:space="preserve"> reflect</w:t>
        </w:r>
      </w:ins>
      <w:ins w:id="66" w:author="Guillén Gosalbez  Gonzalo" w:date="2023-09-14T12:27:00Z">
        <w:r w:rsidR="00BB0D4E">
          <w:rPr>
            <w:rFonts w:cstheme="minorHAnsi"/>
            <w:sz w:val="20"/>
            <w:szCs w:val="20"/>
            <w:lang w:val="en-US"/>
          </w:rPr>
          <w:t>s</w:t>
        </w:r>
      </w:ins>
      <w:ins w:id="67" w:author="Guillén Gosalbez  Gonzalo" w:date="2023-09-14T12:22:00Z">
        <w:r w:rsidR="00B65D42">
          <w:rPr>
            <w:rFonts w:cstheme="minorHAnsi"/>
            <w:sz w:val="20"/>
            <w:szCs w:val="20"/>
            <w:lang w:val="en-US"/>
          </w:rPr>
          <w:t xml:space="preserve"> the current</w:t>
        </w:r>
      </w:ins>
      <w:ins w:id="68" w:author="Guillén Gosalbez  Gonzalo" w:date="2023-09-14T12:27:00Z">
        <w:r w:rsidR="00BB0D4E">
          <w:rPr>
            <w:rFonts w:cstheme="minorHAnsi"/>
            <w:sz w:val="20"/>
            <w:szCs w:val="20"/>
            <w:lang w:val="en-US"/>
          </w:rPr>
          <w:t xml:space="preserve"> state of the</w:t>
        </w:r>
      </w:ins>
      <w:ins w:id="69" w:author="Guillén Gosalbez  Gonzalo" w:date="2023-09-14T12:22:00Z">
        <w:r w:rsidR="00B65D42">
          <w:rPr>
            <w:rFonts w:cstheme="minorHAnsi"/>
            <w:sz w:val="20"/>
            <w:szCs w:val="20"/>
            <w:lang w:val="en-US"/>
          </w:rPr>
          <w:t xml:space="preserve"> techno-sphere. However, meeting climate goals will require a profound tr</w:t>
        </w:r>
      </w:ins>
      <w:ins w:id="70" w:author="Guillén Gosalbez  Gonzalo" w:date="2023-09-14T12:23:00Z">
        <w:r w:rsidR="00B65D42">
          <w:rPr>
            <w:rFonts w:cstheme="minorHAnsi"/>
            <w:sz w:val="20"/>
            <w:szCs w:val="20"/>
            <w:lang w:val="en-US"/>
          </w:rPr>
          <w:t xml:space="preserve">ansformation of the economy, including </w:t>
        </w:r>
      </w:ins>
      <w:ins w:id="71" w:author="Guillén Gosalbez  Gonzalo" w:date="2023-09-14T12:40:00Z">
        <w:r w:rsidR="009760FE">
          <w:rPr>
            <w:rFonts w:cstheme="minorHAnsi"/>
            <w:sz w:val="20"/>
            <w:szCs w:val="20"/>
            <w:lang w:val="en-US"/>
          </w:rPr>
          <w:t xml:space="preserve">the </w:t>
        </w:r>
      </w:ins>
      <w:del w:id="72" w:author="Guillén Gosalbez  Gonzalo" w:date="2023-09-14T12:22:00Z">
        <w:r w:rsidRPr="00090B32" w:rsidDel="00B65D42">
          <w:rPr>
            <w:rFonts w:cstheme="minorHAnsi"/>
            <w:sz w:val="20"/>
            <w:szCs w:val="20"/>
            <w:lang w:val="en-US"/>
          </w:rPr>
          <w:delText xml:space="preserve"> </w:delText>
        </w:r>
      </w:del>
      <w:ins w:id="73" w:author="Guillén Gosalbez  Gonzalo" w:date="2023-09-14T12:23:00Z">
        <w:r w:rsidR="00B65D42">
          <w:rPr>
            <w:rFonts w:cstheme="minorHAnsi"/>
            <w:sz w:val="20"/>
            <w:szCs w:val="20"/>
            <w:lang w:val="en-US"/>
          </w:rPr>
          <w:t>decarbonization of energy production</w:t>
        </w:r>
      </w:ins>
      <w:ins w:id="74" w:author="Guillén Gosalbez  Gonzalo" w:date="2023-09-14T12:27:00Z">
        <w:r w:rsidR="00BB0D4E">
          <w:rPr>
            <w:rFonts w:cstheme="minorHAnsi"/>
            <w:sz w:val="20"/>
            <w:szCs w:val="20"/>
            <w:lang w:val="en-US"/>
          </w:rPr>
          <w:t xml:space="preserve"> and transportation</w:t>
        </w:r>
      </w:ins>
      <w:ins w:id="75" w:author="Guillén Gosalbez  Gonzalo" w:date="2023-09-14T12:41:00Z">
        <w:r w:rsidR="009760FE">
          <w:rPr>
            <w:rFonts w:cstheme="minorHAnsi"/>
            <w:sz w:val="20"/>
            <w:szCs w:val="20"/>
            <w:lang w:val="en-US"/>
          </w:rPr>
          <w:t>, which will likely have strong implications in all industrial systems</w:t>
        </w:r>
      </w:ins>
      <w:ins w:id="76" w:author="Guillén Gosalbez  Gonzalo" w:date="2023-09-14T12:23:00Z">
        <w:r w:rsidR="00B65D42">
          <w:rPr>
            <w:rFonts w:cstheme="minorHAnsi"/>
            <w:sz w:val="20"/>
            <w:szCs w:val="20"/>
            <w:lang w:val="en-US"/>
          </w:rPr>
          <w:t xml:space="preserve">. Omitting </w:t>
        </w:r>
      </w:ins>
      <w:ins w:id="77" w:author="Guillén Gosalbez  Gonzalo" w:date="2023-09-14T12:24:00Z">
        <w:r w:rsidR="00B65D42">
          <w:rPr>
            <w:rFonts w:cstheme="minorHAnsi"/>
            <w:sz w:val="20"/>
            <w:szCs w:val="20"/>
            <w:lang w:val="en-US"/>
          </w:rPr>
          <w:t xml:space="preserve">these future technological changes </w:t>
        </w:r>
      </w:ins>
      <w:ins w:id="78" w:author="Guillén Gosalbez  Gonzalo" w:date="2023-09-14T12:27:00Z">
        <w:r w:rsidR="00BB0D4E">
          <w:rPr>
            <w:rFonts w:cstheme="minorHAnsi"/>
            <w:sz w:val="20"/>
            <w:szCs w:val="20"/>
            <w:lang w:val="en-US"/>
          </w:rPr>
          <w:t>when evaluating the environmental footprint of chemicals</w:t>
        </w:r>
      </w:ins>
      <w:ins w:id="79" w:author="Guillén Gosalbez  Gonzalo" w:date="2023-09-14T12:24:00Z">
        <w:r w:rsidR="00B65D42">
          <w:rPr>
            <w:rFonts w:cstheme="minorHAnsi"/>
            <w:sz w:val="20"/>
            <w:szCs w:val="20"/>
            <w:lang w:val="en-US"/>
          </w:rPr>
          <w:t xml:space="preserve"> could lead to spurious conclusions and wrong advice. </w:t>
        </w:r>
      </w:ins>
    </w:p>
    <w:p w14:paraId="065ED52B" w14:textId="6D49FFF9" w:rsidR="00350399" w:rsidRPr="00090B32" w:rsidDel="00B65D42" w:rsidRDefault="00B65D42" w:rsidP="00A81A58">
      <w:pPr>
        <w:spacing w:after="0" w:line="276" w:lineRule="auto"/>
        <w:rPr>
          <w:del w:id="80" w:author="Guillén Gosalbez  Gonzalo" w:date="2023-09-14T12:24:00Z"/>
          <w:rFonts w:cstheme="minorHAnsi"/>
          <w:sz w:val="20"/>
          <w:szCs w:val="20"/>
          <w:lang w:val="en-US"/>
        </w:rPr>
      </w:pPr>
      <w:ins w:id="81" w:author="Guillén Gosalbez  Gonzalo" w:date="2023-09-14T12:24:00Z">
        <w:r>
          <w:rPr>
            <w:rFonts w:cstheme="minorHAnsi"/>
            <w:sz w:val="20"/>
            <w:szCs w:val="20"/>
            <w:lang w:val="en-US"/>
          </w:rPr>
          <w:tab/>
          <w:t>Here</w:t>
        </w:r>
      </w:ins>
      <w:del w:id="82" w:author="Guillén Gosalbez  Gonzalo" w:date="2023-09-14T12:20:00Z">
        <w:r w:rsidR="00F7477C" w:rsidRPr="00090B32" w:rsidDel="00B65D42">
          <w:rPr>
            <w:rFonts w:cstheme="minorHAnsi"/>
            <w:sz w:val="20"/>
            <w:szCs w:val="20"/>
            <w:lang w:val="en-US"/>
          </w:rPr>
          <w:delText>However</w:delText>
        </w:r>
        <w:r w:rsidR="00391A25" w:rsidRPr="00090B32" w:rsidDel="00B65D42">
          <w:rPr>
            <w:rFonts w:cstheme="minorHAnsi"/>
            <w:sz w:val="20"/>
            <w:szCs w:val="20"/>
            <w:lang w:val="en-US"/>
          </w:rPr>
          <w:delText xml:space="preserve">, a </w:delText>
        </w:r>
        <w:r w:rsidR="00460015" w:rsidRPr="00090B32" w:rsidDel="00B65D42">
          <w:rPr>
            <w:rFonts w:cstheme="minorHAnsi"/>
            <w:sz w:val="20"/>
            <w:szCs w:val="20"/>
            <w:lang w:val="en-US"/>
          </w:rPr>
          <w:delText xml:space="preserve">recent </w:delText>
        </w:r>
        <w:r w:rsidR="00391A25" w:rsidRPr="00090B32" w:rsidDel="00B65D42">
          <w:rPr>
            <w:rFonts w:cstheme="minorHAnsi"/>
            <w:sz w:val="20"/>
            <w:szCs w:val="20"/>
            <w:lang w:val="en-US"/>
          </w:rPr>
          <w:delText xml:space="preserve">study </w:delText>
        </w:r>
        <w:r w:rsidR="00460015" w:rsidRPr="00090B32" w:rsidDel="00B65D42">
          <w:rPr>
            <w:rFonts w:cstheme="minorHAnsi"/>
            <w:sz w:val="20"/>
            <w:szCs w:val="20"/>
            <w:lang w:val="en-US"/>
          </w:rPr>
          <w:delText>addressing</w:delText>
        </w:r>
        <w:r w:rsidR="00391A25" w:rsidRPr="00090B32" w:rsidDel="00B65D42">
          <w:rPr>
            <w:rFonts w:cstheme="minorHAnsi"/>
            <w:sz w:val="20"/>
            <w:szCs w:val="20"/>
            <w:lang w:val="en-US"/>
          </w:rPr>
          <w:delText xml:space="preserve"> </w:delText>
        </w:r>
        <w:r w:rsidR="004B7EF7" w:rsidRPr="00090B32" w:rsidDel="00B65D42">
          <w:rPr>
            <w:rFonts w:cstheme="minorHAnsi"/>
            <w:sz w:val="20"/>
            <w:szCs w:val="20"/>
            <w:lang w:val="en-US"/>
          </w:rPr>
          <w:delText xml:space="preserve">the </w:delText>
        </w:r>
        <w:r w:rsidR="00391A25" w:rsidRPr="00090B32" w:rsidDel="00B65D42">
          <w:rPr>
            <w:rFonts w:cstheme="minorHAnsi"/>
            <w:sz w:val="20"/>
            <w:szCs w:val="20"/>
            <w:lang w:val="en-US"/>
          </w:rPr>
          <w:delText xml:space="preserve">energy crisis in Europe </w:delText>
        </w:r>
        <w:r w:rsidR="00BF2FA3" w:rsidRPr="00090B32" w:rsidDel="00B65D42">
          <w:rPr>
            <w:rFonts w:cstheme="minorHAnsi"/>
            <w:sz w:val="20"/>
            <w:szCs w:val="20"/>
            <w:lang w:val="en-US"/>
          </w:rPr>
          <w:delText>highlights</w:delText>
        </w:r>
        <w:r w:rsidR="00391A25" w:rsidRPr="00090B32" w:rsidDel="00B65D42">
          <w:rPr>
            <w:rFonts w:cstheme="minorHAnsi"/>
            <w:sz w:val="20"/>
            <w:szCs w:val="20"/>
            <w:lang w:val="en-US"/>
          </w:rPr>
          <w:delText xml:space="preserve"> that</w:delText>
        </w:r>
        <w:r w:rsidR="00210510" w:rsidRPr="00090B32" w:rsidDel="00B65D42">
          <w:rPr>
            <w:rFonts w:cstheme="minorHAnsi"/>
            <w:sz w:val="20"/>
            <w:szCs w:val="20"/>
            <w:lang w:val="en-US"/>
          </w:rPr>
          <w:delText xml:space="preserve">, </w:delText>
        </w:r>
        <w:r w:rsidR="00F7477C" w:rsidRPr="00090B32" w:rsidDel="00B65D42">
          <w:rPr>
            <w:rFonts w:cstheme="minorHAnsi"/>
            <w:sz w:val="20"/>
            <w:szCs w:val="20"/>
            <w:lang w:val="en-US"/>
          </w:rPr>
          <w:delText>under</w:delText>
        </w:r>
        <w:r w:rsidR="00391A25" w:rsidRPr="00090B32" w:rsidDel="00B65D42">
          <w:rPr>
            <w:rFonts w:cstheme="minorHAnsi"/>
            <w:sz w:val="20"/>
            <w:szCs w:val="20"/>
            <w:lang w:val="en-US"/>
          </w:rPr>
          <w:delText xml:space="preserve"> certain unprecedented conditions</w:delText>
        </w:r>
        <w:r w:rsidR="00F7477C" w:rsidRPr="00090B32" w:rsidDel="00B65D42">
          <w:rPr>
            <w:rFonts w:cstheme="minorHAnsi"/>
            <w:sz w:val="20"/>
            <w:szCs w:val="20"/>
            <w:lang w:val="en-US"/>
          </w:rPr>
          <w:delText>,</w:delText>
        </w:r>
        <w:r w:rsidR="00391A25" w:rsidRPr="00090B32" w:rsidDel="00B65D42">
          <w:rPr>
            <w:rFonts w:cstheme="minorHAnsi"/>
            <w:sz w:val="20"/>
            <w:szCs w:val="20"/>
            <w:lang w:val="en-US"/>
          </w:rPr>
          <w:delText xml:space="preserve"> such as supply chain disruption</w:delText>
        </w:r>
        <w:r w:rsidR="00F7477C" w:rsidRPr="00090B32" w:rsidDel="00B65D42">
          <w:rPr>
            <w:rFonts w:cstheme="minorHAnsi"/>
            <w:sz w:val="20"/>
            <w:szCs w:val="20"/>
            <w:lang w:val="en-US"/>
          </w:rPr>
          <w:delText>s</w:delText>
        </w:r>
        <w:r w:rsidR="00391A25" w:rsidRPr="00090B32" w:rsidDel="00B65D42">
          <w:rPr>
            <w:rFonts w:cstheme="minorHAnsi"/>
            <w:sz w:val="20"/>
            <w:szCs w:val="20"/>
            <w:lang w:val="en-US"/>
          </w:rPr>
          <w:delText xml:space="preserve"> and high energy prices, green </w:delText>
        </w:r>
        <w:r w:rsidR="00210510" w:rsidRPr="00090B32" w:rsidDel="00B65D42">
          <w:rPr>
            <w:rFonts w:cstheme="minorHAnsi"/>
            <w:sz w:val="20"/>
            <w:szCs w:val="20"/>
            <w:lang w:val="en-US"/>
          </w:rPr>
          <w:delText xml:space="preserve">production </w:delText>
        </w:r>
        <w:r w:rsidR="00391A25" w:rsidRPr="00090B32" w:rsidDel="00B65D42">
          <w:rPr>
            <w:rFonts w:cstheme="minorHAnsi"/>
            <w:sz w:val="20"/>
            <w:szCs w:val="20"/>
            <w:lang w:val="en-US"/>
          </w:rPr>
          <w:delText xml:space="preserve">routes could </w:delText>
        </w:r>
        <w:r w:rsidR="00F7477C" w:rsidRPr="00090B32" w:rsidDel="00B65D42">
          <w:rPr>
            <w:rFonts w:cstheme="minorHAnsi"/>
            <w:sz w:val="20"/>
            <w:szCs w:val="20"/>
            <w:lang w:val="en-US"/>
          </w:rPr>
          <w:delText>serve as an</w:delText>
        </w:r>
        <w:r w:rsidR="00391A25" w:rsidRPr="00090B32" w:rsidDel="00B65D42">
          <w:rPr>
            <w:rFonts w:cstheme="minorHAnsi"/>
            <w:sz w:val="20"/>
            <w:szCs w:val="20"/>
            <w:lang w:val="en-US"/>
          </w:rPr>
          <w:delText xml:space="preserve"> alternative for sustainable chemical </w:delText>
        </w:r>
        <w:r w:rsidR="000A6A43" w:rsidRPr="00090B32" w:rsidDel="00B65D42">
          <w:rPr>
            <w:rFonts w:cstheme="minorHAnsi"/>
            <w:sz w:val="20"/>
            <w:szCs w:val="20"/>
            <w:lang w:val="en-US"/>
          </w:rPr>
          <w:delText>manufacturing</w:delText>
        </w:r>
        <w:r w:rsidR="00B82F44" w:rsidDel="00B65D42">
          <w:rPr>
            <w:rFonts w:cstheme="minorHAnsi"/>
            <w:sz w:val="20"/>
            <w:szCs w:val="20"/>
            <w:lang w:val="en-US"/>
          </w:rPr>
          <w:delText xml:space="preserve"> </w:delText>
        </w:r>
        <w:r w:rsidR="00B82F44" w:rsidDel="00B65D42">
          <w:rPr>
            <w:rFonts w:cstheme="minorHAnsi"/>
            <w:sz w:val="20"/>
            <w:szCs w:val="20"/>
            <w:lang w:val="en-US"/>
          </w:rPr>
          <w:fldChar w:fldCharType="begin"/>
        </w:r>
        <w:r w:rsidR="00B82F44" w:rsidDel="00B65D42">
          <w:rPr>
            <w:rFonts w:cstheme="minorHAnsi"/>
            <w:sz w:val="20"/>
            <w:szCs w:val="20"/>
            <w:lang w:val="en-US"/>
          </w:rPr>
          <w:delInstrText xml:space="preserve"> ADDIN ZOTERO_ITEM CSL_CITATION {"citationID":"wQejwbwl","properties":{"formattedCitation":"(Nabera et al., 2023)","plainCitation":"(Nabera et al., 2023)","noteIndex":0},"citationItems":[{"id":291,"uris":["http://zotero.org/users/local/gMmtBwrT/items/QFFRTRBB"],"itemData":{"id":291,"type":"article-journal","abstract":"Europe's energy crisis has made green routes for ammonia and methanol synthesis economically competitive. This presents an opportunity for Europe to lead the grand transition towards a sustainable chemical industry.\n          , \n            \n              Ammonia and methanol are essential to modern societies, but their production has been heavily reliant on natural gas, which contributes to supply disruptions and significant CO\n              2\n              emissions. While low-carbon or green production routes have been extensively researched, their adoption has been hindered by higher costs, making them unsustainable. However, a recent energy crisis in Europe has created a unique opportunity to shift towards greener production technologies. Here we show that, green ammonia, produced through wind-powered water electrolysis, had the potential to outperform its fossil counterpart for six months as of December 2021, while methanol produced through CO\n              2\n              capture and wind-based water electrolysis became an economically appealing alternative. With a coordinated effort from academia, industry, and policymakers, Europe can lead the grand transition towards more sustainable practices in the chemical industry.","container-title":"Green Chemistry","DOI":"10.1039/D3GC01053H","ISSN":"1463-9262, 1463-9270","issue":"17","journalAbbreviation":"Green Chem.","language":"en","page":"6603-6611","source":"DOI.org (Crossref)","title":"Energy crisis in Europe enhances the sustainability of green chemicals","volume":"25","author":[{"family":"Nabera","given":"Abhinandan"},{"family":"Istrate","given":"Ioan-Robert"},{"family":"Martín","given":"Antonio José"},{"family":"Pérez-Ramírez","given":"Javier"},{"family":"Guillén-Gosálbez","given":"Gonzalo"}],"issued":{"date-parts":[["2023"]]}}}],"schema":"https://github.com/citation-style-language/schema/raw/master/csl-citation.json"} </w:delInstrText>
        </w:r>
        <w:r w:rsidR="00B82F44" w:rsidDel="00B65D42">
          <w:rPr>
            <w:rFonts w:cstheme="minorHAnsi"/>
            <w:sz w:val="20"/>
            <w:szCs w:val="20"/>
            <w:lang w:val="en-US"/>
          </w:rPr>
          <w:fldChar w:fldCharType="separate"/>
        </w:r>
        <w:r w:rsidR="00B82F44" w:rsidRPr="00B82F44" w:rsidDel="00B65D42">
          <w:rPr>
            <w:rFonts w:ascii="Calibri" w:hAnsi="Calibri" w:cs="Calibri"/>
            <w:sz w:val="20"/>
          </w:rPr>
          <w:delText xml:space="preserve">(Nabera </w:delText>
        </w:r>
        <w:r w:rsidR="00B82F44" w:rsidRPr="00B82F44" w:rsidDel="00B65D42">
          <w:rPr>
            <w:rFonts w:ascii="Calibri" w:hAnsi="Calibri" w:cs="Calibri"/>
            <w:i/>
            <w:sz w:val="20"/>
          </w:rPr>
          <w:delText>et al</w:delText>
        </w:r>
        <w:r w:rsidR="00B82F44" w:rsidRPr="00B82F44" w:rsidDel="00B65D42">
          <w:rPr>
            <w:rFonts w:ascii="Calibri" w:hAnsi="Calibri" w:cs="Calibri"/>
            <w:sz w:val="20"/>
          </w:rPr>
          <w:delText>., 2023)</w:delText>
        </w:r>
        <w:r w:rsidR="00B82F44" w:rsidDel="00B65D42">
          <w:rPr>
            <w:rFonts w:cstheme="minorHAnsi"/>
            <w:sz w:val="20"/>
            <w:szCs w:val="20"/>
            <w:lang w:val="en-US"/>
          </w:rPr>
          <w:fldChar w:fldCharType="end"/>
        </w:r>
        <w:r w:rsidR="00391A25" w:rsidRPr="00090B32" w:rsidDel="00B65D42">
          <w:rPr>
            <w:rFonts w:cstheme="minorHAnsi"/>
            <w:sz w:val="20"/>
            <w:szCs w:val="20"/>
            <w:lang w:val="en-US"/>
          </w:rPr>
          <w:delText xml:space="preserve">. </w:delText>
        </w:r>
        <w:r w:rsidR="00F7477C" w:rsidRPr="00090B32" w:rsidDel="00B65D42">
          <w:rPr>
            <w:rFonts w:cstheme="minorHAnsi"/>
            <w:sz w:val="20"/>
            <w:szCs w:val="20"/>
            <w:lang w:val="en-US"/>
          </w:rPr>
          <w:delText>Given</w:delText>
        </w:r>
        <w:r w:rsidR="00391A25" w:rsidRPr="00090B32" w:rsidDel="00B65D42">
          <w:rPr>
            <w:rFonts w:cstheme="minorHAnsi"/>
            <w:sz w:val="20"/>
            <w:szCs w:val="20"/>
            <w:lang w:val="en-US"/>
          </w:rPr>
          <w:delText xml:space="preserve"> the incentive of economic viability and </w:delText>
        </w:r>
        <w:r w:rsidR="00F7477C" w:rsidRPr="00090B32" w:rsidDel="00B65D42">
          <w:rPr>
            <w:rFonts w:cstheme="minorHAnsi"/>
            <w:sz w:val="20"/>
            <w:szCs w:val="20"/>
            <w:lang w:val="en-US"/>
          </w:rPr>
          <w:delText xml:space="preserve">the </w:delText>
        </w:r>
        <w:r w:rsidR="00391A25" w:rsidRPr="00090B32" w:rsidDel="00B65D42">
          <w:rPr>
            <w:rFonts w:cstheme="minorHAnsi"/>
            <w:sz w:val="20"/>
            <w:szCs w:val="20"/>
            <w:lang w:val="en-US"/>
          </w:rPr>
          <w:delText xml:space="preserve">increasing demand </w:delText>
        </w:r>
        <w:r w:rsidR="00F7477C" w:rsidRPr="00090B32" w:rsidDel="00B65D42">
          <w:rPr>
            <w:rFonts w:cstheme="minorHAnsi"/>
            <w:sz w:val="20"/>
            <w:szCs w:val="20"/>
            <w:lang w:val="en-US"/>
          </w:rPr>
          <w:delText>for</w:delText>
        </w:r>
        <w:r w:rsidR="00391A25" w:rsidRPr="00090B32" w:rsidDel="00B65D42">
          <w:rPr>
            <w:rFonts w:cstheme="minorHAnsi"/>
            <w:sz w:val="20"/>
            <w:szCs w:val="20"/>
            <w:lang w:val="en-US"/>
          </w:rPr>
          <w:delText xml:space="preserve"> these platform chemicals, understanding the environmental implications of their production becomes paramount. </w:delText>
        </w:r>
        <w:r w:rsidR="00893D97" w:rsidRPr="00090B32" w:rsidDel="00B65D42">
          <w:rPr>
            <w:rFonts w:cstheme="minorHAnsi"/>
            <w:sz w:val="20"/>
            <w:szCs w:val="20"/>
            <w:lang w:val="en-US"/>
          </w:rPr>
          <w:delText>As a consequence</w:delText>
        </w:r>
        <w:r w:rsidR="00391A25" w:rsidRPr="00090B32" w:rsidDel="00B65D42">
          <w:rPr>
            <w:rFonts w:cstheme="minorHAnsi"/>
            <w:sz w:val="20"/>
            <w:szCs w:val="20"/>
            <w:lang w:val="en-US"/>
          </w:rPr>
          <w:delText xml:space="preserve">, </w:delText>
        </w:r>
        <w:r w:rsidR="00F7477C" w:rsidRPr="00090B32" w:rsidDel="00B65D42">
          <w:rPr>
            <w:rFonts w:cstheme="minorHAnsi"/>
            <w:sz w:val="20"/>
            <w:szCs w:val="20"/>
            <w:lang w:val="en-US"/>
          </w:rPr>
          <w:delText>evaluating</w:delText>
        </w:r>
        <w:r w:rsidR="00391A25" w:rsidRPr="00090B32" w:rsidDel="00B65D42">
          <w:rPr>
            <w:rFonts w:cstheme="minorHAnsi"/>
            <w:sz w:val="20"/>
            <w:szCs w:val="20"/>
            <w:lang w:val="en-US"/>
          </w:rPr>
          <w:delText xml:space="preserve"> the </w:delText>
        </w:r>
        <w:r w:rsidR="00C074BC" w:rsidRPr="00090B32" w:rsidDel="00B65D42">
          <w:rPr>
            <w:rFonts w:cstheme="minorHAnsi"/>
            <w:sz w:val="20"/>
            <w:szCs w:val="20"/>
            <w:lang w:val="en-US"/>
          </w:rPr>
          <w:delText>present</w:delText>
        </w:r>
        <w:r w:rsidR="00391A25" w:rsidRPr="00090B32" w:rsidDel="00B65D42">
          <w:rPr>
            <w:rFonts w:cstheme="minorHAnsi"/>
            <w:sz w:val="20"/>
            <w:szCs w:val="20"/>
            <w:lang w:val="en-US"/>
          </w:rPr>
          <w:delText xml:space="preserve"> and future global environmental impacts of platform chemical production </w:delText>
        </w:r>
        <w:r w:rsidR="004B7EF7" w:rsidRPr="00090B32" w:rsidDel="00B65D42">
          <w:rPr>
            <w:rFonts w:cstheme="minorHAnsi"/>
            <w:sz w:val="20"/>
            <w:szCs w:val="20"/>
            <w:lang w:val="en-US"/>
          </w:rPr>
          <w:delText>is</w:delText>
        </w:r>
        <w:r w:rsidR="00391A25" w:rsidRPr="00090B32" w:rsidDel="00B65D42">
          <w:rPr>
            <w:rFonts w:cstheme="minorHAnsi"/>
            <w:sz w:val="20"/>
            <w:szCs w:val="20"/>
            <w:lang w:val="en-US"/>
          </w:rPr>
          <w:delText xml:space="preserve"> crucial for </w:delText>
        </w:r>
        <w:r w:rsidR="00D273F2" w:rsidRPr="00090B32" w:rsidDel="00B65D42">
          <w:rPr>
            <w:rFonts w:cstheme="minorHAnsi"/>
            <w:sz w:val="20"/>
            <w:szCs w:val="20"/>
            <w:lang w:val="en-US"/>
          </w:rPr>
          <w:delText>informed decision</w:delText>
        </w:r>
        <w:r w:rsidR="00D273F2" w:rsidRPr="00090B32" w:rsidDel="00B65D42">
          <w:rPr>
            <w:rFonts w:cstheme="minorHAnsi"/>
            <w:sz w:val="20"/>
            <w:szCs w:val="20"/>
            <w:lang w:val="en-US"/>
          </w:rPr>
          <w:noBreakHyphen/>
          <w:delText xml:space="preserve">making and development of </w:delText>
        </w:r>
        <w:r w:rsidR="00E222D0" w:rsidDel="00B65D42">
          <w:rPr>
            <w:rFonts w:cstheme="minorHAnsi"/>
            <w:sz w:val="20"/>
            <w:szCs w:val="20"/>
            <w:lang w:val="en-US"/>
          </w:rPr>
          <w:delText xml:space="preserve">a </w:delText>
        </w:r>
        <w:r w:rsidR="00D273F2" w:rsidRPr="00090B32" w:rsidDel="00B65D42">
          <w:rPr>
            <w:rFonts w:cstheme="minorHAnsi"/>
            <w:sz w:val="20"/>
            <w:szCs w:val="20"/>
            <w:lang w:val="en-US"/>
          </w:rPr>
          <w:delText>more sustainable</w:delText>
        </w:r>
        <w:r w:rsidR="00E222D0" w:rsidDel="00B65D42">
          <w:rPr>
            <w:rFonts w:cstheme="minorHAnsi"/>
            <w:sz w:val="20"/>
            <w:szCs w:val="20"/>
            <w:lang w:val="en-US"/>
          </w:rPr>
          <w:delText xml:space="preserve"> chemical industry</w:delText>
        </w:r>
        <w:r w:rsidR="00D273F2" w:rsidRPr="00090B32" w:rsidDel="00B65D42">
          <w:rPr>
            <w:rFonts w:cstheme="minorHAnsi"/>
            <w:sz w:val="20"/>
            <w:szCs w:val="20"/>
            <w:lang w:val="en-US"/>
          </w:rPr>
          <w:delText>.</w:delText>
        </w:r>
        <w:r w:rsidR="00391A25" w:rsidRPr="00090B32" w:rsidDel="00B65D42">
          <w:rPr>
            <w:rFonts w:cstheme="minorHAnsi"/>
            <w:sz w:val="20"/>
            <w:szCs w:val="20"/>
            <w:lang w:val="en-US"/>
          </w:rPr>
          <w:delText xml:space="preserve"> </w:delText>
        </w:r>
      </w:del>
    </w:p>
    <w:p w14:paraId="7F2486B1" w14:textId="278DBF23" w:rsidR="0064384E" w:rsidRDefault="00927AB6" w:rsidP="00A81A58">
      <w:pPr>
        <w:spacing w:after="0" w:line="276" w:lineRule="auto"/>
        <w:rPr>
          <w:rFonts w:cstheme="minorHAnsi"/>
          <w:sz w:val="20"/>
          <w:szCs w:val="20"/>
          <w:lang w:val="en-US"/>
        </w:rPr>
      </w:pPr>
      <w:del w:id="83" w:author="Guillén Gosalbez  Gonzalo" w:date="2023-09-14T12:24:00Z">
        <w:r w:rsidRPr="00090B32" w:rsidDel="00B65D42">
          <w:rPr>
            <w:rFonts w:cstheme="minorHAnsi"/>
            <w:sz w:val="20"/>
            <w:szCs w:val="20"/>
            <w:lang w:val="en-US"/>
          </w:rPr>
          <w:tab/>
        </w:r>
      </w:del>
      <w:ins w:id="84" w:author="Guillén Gosalbez  Gonzalo" w:date="2023-09-14T12:24:00Z">
        <w:r w:rsidR="00B65D42">
          <w:rPr>
            <w:rFonts w:cstheme="minorHAnsi"/>
            <w:sz w:val="20"/>
            <w:szCs w:val="20"/>
            <w:lang w:val="en-US"/>
          </w:rPr>
          <w:t xml:space="preserve"> </w:t>
        </w:r>
      </w:ins>
      <w:ins w:id="85" w:author="Guillén Gosalbez  Gonzalo" w:date="2023-09-14T12:28:00Z">
        <w:r w:rsidR="00BB0D4E">
          <w:rPr>
            <w:rFonts w:cstheme="minorHAnsi"/>
            <w:sz w:val="20"/>
            <w:szCs w:val="20"/>
            <w:lang w:val="en-US"/>
          </w:rPr>
          <w:t xml:space="preserve">we investigate the extent to which future economic trends could affect the </w:t>
        </w:r>
      </w:ins>
      <w:ins w:id="86" w:author="Guillén Gosalbez  Gonzalo" w:date="2023-09-14T12:34:00Z">
        <w:r w:rsidR="00BB0D4E">
          <w:rPr>
            <w:rFonts w:cstheme="minorHAnsi"/>
            <w:sz w:val="20"/>
            <w:szCs w:val="20"/>
            <w:lang w:val="en-US"/>
          </w:rPr>
          <w:t>environmental</w:t>
        </w:r>
      </w:ins>
      <w:ins w:id="87" w:author="Guillén Gosalbez  Gonzalo" w:date="2023-09-14T12:28:00Z">
        <w:r w:rsidR="00BB0D4E">
          <w:rPr>
            <w:rFonts w:cstheme="minorHAnsi"/>
            <w:sz w:val="20"/>
            <w:szCs w:val="20"/>
            <w:lang w:val="en-US"/>
          </w:rPr>
          <w:t xml:space="preserve"> impact of emerging chemical routes. </w:t>
        </w:r>
      </w:ins>
      <w:ins w:id="88" w:author="Guillén Gosalbez  Gonzalo" w:date="2023-09-14T12:29:00Z">
        <w:r w:rsidR="00BB0D4E">
          <w:rPr>
            <w:rFonts w:cstheme="minorHAnsi"/>
            <w:sz w:val="20"/>
            <w:szCs w:val="20"/>
            <w:lang w:val="en-US"/>
          </w:rPr>
          <w:t xml:space="preserve">To this end, we </w:t>
        </w:r>
      </w:ins>
      <w:ins w:id="89" w:author="Guillén Gosalbez  Gonzalo" w:date="2023-09-14T12:30:00Z">
        <w:r w:rsidR="00BB0D4E">
          <w:rPr>
            <w:rFonts w:cstheme="minorHAnsi"/>
            <w:sz w:val="20"/>
            <w:szCs w:val="20"/>
            <w:lang w:val="en-US"/>
          </w:rPr>
          <w:t xml:space="preserve">quantify the environmental impact of fossil and green ammonia and methanol under </w:t>
        </w:r>
      </w:ins>
      <w:ins w:id="90" w:author="Guillén Gosalbez  Gonzalo" w:date="2023-09-14T12:29:00Z">
        <w:r w:rsidR="00BB0D4E">
          <w:rPr>
            <w:rFonts w:cstheme="minorHAnsi"/>
            <w:sz w:val="20"/>
            <w:szCs w:val="20"/>
            <w:lang w:val="en-US"/>
          </w:rPr>
          <w:t>future projections of the economy derived with an Integrated Assessment Model</w:t>
        </w:r>
      </w:ins>
      <w:ins w:id="91" w:author="Guillén Gosalbez  Gonzalo" w:date="2023-09-14T12:41:00Z">
        <w:r w:rsidR="009760FE">
          <w:rPr>
            <w:rFonts w:cstheme="minorHAnsi"/>
            <w:sz w:val="20"/>
            <w:szCs w:val="20"/>
            <w:lang w:val="en-US"/>
          </w:rPr>
          <w:t xml:space="preserve"> (IAM)</w:t>
        </w:r>
      </w:ins>
      <w:ins w:id="92" w:author="Guillén Gosalbez  Gonzalo" w:date="2023-09-14T12:30:00Z">
        <w:r w:rsidR="00BB0D4E">
          <w:rPr>
            <w:rFonts w:cstheme="minorHAnsi"/>
            <w:sz w:val="20"/>
            <w:szCs w:val="20"/>
            <w:lang w:val="en-US"/>
          </w:rPr>
          <w:t>.</w:t>
        </w:r>
      </w:ins>
      <w:ins w:id="93" w:author="Guillén Gosalbez  Gonzalo" w:date="2023-09-14T12:29:00Z">
        <w:r w:rsidR="00BB0D4E">
          <w:rPr>
            <w:rFonts w:cstheme="minorHAnsi"/>
            <w:sz w:val="20"/>
            <w:szCs w:val="20"/>
            <w:lang w:val="en-US"/>
          </w:rPr>
          <w:t xml:space="preserve"> </w:t>
        </w:r>
      </w:ins>
      <w:del w:id="94" w:author="Guillén Gosalbez  Gonzalo" w:date="2023-09-14T12:30:00Z">
        <w:r w:rsidR="00D42CDA" w:rsidDel="00BB0D4E">
          <w:rPr>
            <w:rFonts w:cstheme="minorHAnsi"/>
            <w:sz w:val="20"/>
            <w:szCs w:val="20"/>
            <w:lang w:val="en-US"/>
          </w:rPr>
          <w:delText xml:space="preserve">The </w:delText>
        </w:r>
      </w:del>
      <w:r w:rsidR="007007A0">
        <w:rPr>
          <w:rFonts w:cstheme="minorHAnsi"/>
          <w:sz w:val="20"/>
          <w:szCs w:val="20"/>
          <w:lang w:val="en-US"/>
        </w:rPr>
        <w:t xml:space="preserve">Integrated </w:t>
      </w:r>
      <w:ins w:id="95" w:author="Guillén Gosalbez  Gonzalo" w:date="2023-09-14T12:30:00Z">
        <w:r w:rsidR="00BB0D4E">
          <w:rPr>
            <w:rFonts w:cstheme="minorHAnsi"/>
            <w:sz w:val="20"/>
            <w:szCs w:val="20"/>
            <w:lang w:val="en-US"/>
          </w:rPr>
          <w:t>assessment m</w:t>
        </w:r>
      </w:ins>
      <w:ins w:id="96" w:author="Guillén Gosalbez  Gonzalo" w:date="2023-09-14T12:31:00Z">
        <w:r w:rsidR="00BB0D4E">
          <w:rPr>
            <w:rFonts w:cstheme="minorHAnsi"/>
            <w:sz w:val="20"/>
            <w:szCs w:val="20"/>
            <w:lang w:val="en-US"/>
          </w:rPr>
          <w:t xml:space="preserve">odels like </w:t>
        </w:r>
      </w:ins>
      <w:del w:id="97" w:author="Guillén Gosalbez  Gonzalo" w:date="2023-09-14T12:31:00Z">
        <w:r w:rsidR="007007A0" w:rsidDel="00BB0D4E">
          <w:rPr>
            <w:rFonts w:cstheme="minorHAnsi"/>
            <w:sz w:val="20"/>
            <w:szCs w:val="20"/>
            <w:lang w:val="en-US"/>
          </w:rPr>
          <w:delText>Model to Assess the Global Environment (</w:delText>
        </w:r>
      </w:del>
      <w:r w:rsidR="007007A0">
        <w:rPr>
          <w:rFonts w:cstheme="minorHAnsi"/>
          <w:sz w:val="20"/>
          <w:szCs w:val="20"/>
          <w:lang w:val="en-US"/>
        </w:rPr>
        <w:t>IMAGE</w:t>
      </w:r>
      <w:del w:id="98" w:author="Guillén Gosalbez  Gonzalo" w:date="2023-09-14T12:31:00Z">
        <w:r w:rsidR="007007A0" w:rsidDel="00BB0D4E">
          <w:rPr>
            <w:rFonts w:cstheme="minorHAnsi"/>
            <w:sz w:val="20"/>
            <w:szCs w:val="20"/>
            <w:lang w:val="en-US"/>
          </w:rPr>
          <w:delText xml:space="preserve">) </w:delText>
        </w:r>
        <w:r w:rsidR="00D42CDA" w:rsidDel="00BB0D4E">
          <w:rPr>
            <w:rFonts w:cstheme="minorHAnsi"/>
            <w:sz w:val="20"/>
            <w:szCs w:val="20"/>
            <w:lang w:val="en-US"/>
          </w:rPr>
          <w:delText xml:space="preserve">is </w:delText>
        </w:r>
        <w:r w:rsidR="007007A0" w:rsidDel="00BB0D4E">
          <w:rPr>
            <w:rFonts w:cstheme="minorHAnsi"/>
            <w:sz w:val="20"/>
            <w:szCs w:val="20"/>
            <w:lang w:val="en-US"/>
          </w:rPr>
          <w:delText>an integrated assessment model (IAM)</w:delText>
        </w:r>
        <w:r w:rsidR="00D1449D" w:rsidDel="00BB0D4E">
          <w:rPr>
            <w:rFonts w:cstheme="minorHAnsi"/>
            <w:sz w:val="20"/>
            <w:szCs w:val="20"/>
            <w:lang w:val="en-US"/>
          </w:rPr>
          <w:delText xml:space="preserve"> that</w:delText>
        </w:r>
      </w:del>
      <w:r w:rsidR="00D1449D">
        <w:rPr>
          <w:rFonts w:cstheme="minorHAnsi"/>
          <w:sz w:val="20"/>
          <w:szCs w:val="20"/>
          <w:lang w:val="en-US"/>
        </w:rPr>
        <w:t xml:space="preserve"> comprehensively capture</w:t>
      </w:r>
      <w:del w:id="99" w:author="Guillén Gosalbez  Gonzalo" w:date="2023-09-14T12:31:00Z">
        <w:r w:rsidR="00D1449D" w:rsidDel="00BB0D4E">
          <w:rPr>
            <w:rFonts w:cstheme="minorHAnsi"/>
            <w:sz w:val="20"/>
            <w:szCs w:val="20"/>
            <w:lang w:val="en-US"/>
          </w:rPr>
          <w:delText>s</w:delText>
        </w:r>
      </w:del>
      <w:r w:rsidR="00164ADC">
        <w:rPr>
          <w:rFonts w:cstheme="minorHAnsi"/>
          <w:sz w:val="20"/>
          <w:szCs w:val="20"/>
          <w:lang w:val="en-US"/>
        </w:rPr>
        <w:t xml:space="preserve"> </w:t>
      </w:r>
      <w:r w:rsidR="00D1449D">
        <w:rPr>
          <w:rFonts w:cstheme="minorHAnsi"/>
          <w:sz w:val="20"/>
          <w:szCs w:val="20"/>
          <w:lang w:val="en-US"/>
        </w:rPr>
        <w:t>interactions among society, the biosphere</w:t>
      </w:r>
      <w:r w:rsidR="00E21B6A">
        <w:rPr>
          <w:rFonts w:cstheme="minorHAnsi"/>
          <w:sz w:val="20"/>
          <w:szCs w:val="20"/>
          <w:lang w:val="en-US"/>
        </w:rPr>
        <w:t xml:space="preserve">, and the climate system, enabling an assessment of </w:t>
      </w:r>
      <w:r w:rsidR="00E21B6A" w:rsidRPr="00156BA1">
        <w:rPr>
          <w:rFonts w:cstheme="minorHAnsi"/>
          <w:sz w:val="20"/>
          <w:szCs w:val="20"/>
          <w:lang w:val="en-US"/>
        </w:rPr>
        <w:t>current and future global environmental impacts</w:t>
      </w:r>
      <w:ins w:id="100" w:author="Guillén Gosalbez  Gonzalo" w:date="2023-09-14T12:31:00Z">
        <w:r w:rsidR="00BB0D4E">
          <w:rPr>
            <w:rFonts w:cstheme="minorHAnsi"/>
            <w:sz w:val="20"/>
            <w:szCs w:val="20"/>
            <w:lang w:val="en-US"/>
          </w:rPr>
          <w:t xml:space="preserve"> based on expected socio-economic and technological trends</w:t>
        </w:r>
      </w:ins>
      <w:r w:rsidR="00E21B6A" w:rsidRPr="00156BA1">
        <w:rPr>
          <w:rFonts w:cstheme="minorHAnsi"/>
          <w:sz w:val="20"/>
          <w:szCs w:val="20"/>
          <w:lang w:val="en-US"/>
        </w:rPr>
        <w:t xml:space="preserve">. IMAGE projects different shared socioeconomic pathways (SSPs) </w:t>
      </w:r>
      <w:r w:rsidR="00D42CDA">
        <w:rPr>
          <w:rFonts w:cstheme="minorHAnsi"/>
          <w:sz w:val="20"/>
          <w:szCs w:val="20"/>
          <w:lang w:val="en-US"/>
        </w:rPr>
        <w:t>that</w:t>
      </w:r>
      <w:r w:rsidR="00E21B6A" w:rsidRPr="00156BA1">
        <w:rPr>
          <w:rFonts w:cstheme="minorHAnsi"/>
          <w:sz w:val="20"/>
          <w:szCs w:val="20"/>
          <w:lang w:val="en-US"/>
        </w:rPr>
        <w:t xml:space="preserve"> range from sustainability (SSP1) to fossil</w:t>
      </w:r>
      <w:r w:rsidR="00E21B6A" w:rsidRPr="00156BA1">
        <w:rPr>
          <w:rFonts w:cstheme="minorHAnsi"/>
          <w:sz w:val="20"/>
          <w:szCs w:val="20"/>
          <w:lang w:val="en-US"/>
        </w:rPr>
        <w:noBreakHyphen/>
        <w:t>fuel</w:t>
      </w:r>
      <w:r w:rsidR="00E21B6A" w:rsidRPr="00156BA1">
        <w:rPr>
          <w:rFonts w:cstheme="minorHAnsi"/>
          <w:sz w:val="20"/>
          <w:szCs w:val="20"/>
          <w:lang w:val="en-US"/>
        </w:rPr>
        <w:noBreakHyphen/>
        <w:t xml:space="preserve">based development (SSP5). </w:t>
      </w:r>
      <w:r w:rsidR="00E71F31">
        <w:rPr>
          <w:rFonts w:cstheme="minorHAnsi"/>
          <w:sz w:val="20"/>
          <w:szCs w:val="20"/>
          <w:lang w:val="en-US"/>
        </w:rPr>
        <w:t>Specifically, i</w:t>
      </w:r>
      <w:r w:rsidR="00E21B6A" w:rsidRPr="00156BA1">
        <w:rPr>
          <w:rFonts w:cstheme="minorHAnsi"/>
          <w:sz w:val="20"/>
          <w:szCs w:val="20"/>
          <w:lang w:val="en-US"/>
        </w:rPr>
        <w:t xml:space="preserve">n this work, we </w:t>
      </w:r>
      <w:r w:rsidR="00164ADC">
        <w:rPr>
          <w:rFonts w:cstheme="minorHAnsi"/>
          <w:sz w:val="20"/>
          <w:szCs w:val="20"/>
          <w:lang w:val="en-US"/>
        </w:rPr>
        <w:t>adopt</w:t>
      </w:r>
      <w:r w:rsidR="00E21B6A" w:rsidRPr="00156BA1">
        <w:rPr>
          <w:rFonts w:cstheme="minorHAnsi"/>
          <w:sz w:val="20"/>
          <w:szCs w:val="20"/>
          <w:lang w:val="en-US"/>
        </w:rPr>
        <w:t xml:space="preserve"> the middle</w:t>
      </w:r>
      <w:r w:rsidR="00E21B6A" w:rsidRPr="00156BA1">
        <w:rPr>
          <w:rFonts w:cstheme="minorHAnsi"/>
          <w:sz w:val="20"/>
          <w:szCs w:val="20"/>
          <w:lang w:val="en-US"/>
        </w:rPr>
        <w:noBreakHyphen/>
        <w:t>of</w:t>
      </w:r>
      <w:r w:rsidR="00E21B6A" w:rsidRPr="00156BA1">
        <w:rPr>
          <w:rFonts w:cstheme="minorHAnsi"/>
          <w:sz w:val="20"/>
          <w:szCs w:val="20"/>
          <w:lang w:val="en-US"/>
        </w:rPr>
        <w:noBreakHyphen/>
        <w:t>the</w:t>
      </w:r>
      <w:r w:rsidR="00E21B6A" w:rsidRPr="00156BA1">
        <w:rPr>
          <w:rFonts w:cstheme="minorHAnsi"/>
          <w:sz w:val="20"/>
          <w:szCs w:val="20"/>
          <w:lang w:val="en-US"/>
        </w:rPr>
        <w:noBreakHyphen/>
      </w:r>
      <w:bookmarkStart w:id="101" w:name="_GoBack"/>
      <w:bookmarkEnd w:id="101"/>
      <w:r w:rsidR="00E21B6A" w:rsidRPr="00156BA1">
        <w:rPr>
          <w:rFonts w:cstheme="minorHAnsi"/>
          <w:sz w:val="20"/>
          <w:szCs w:val="20"/>
          <w:lang w:val="en-US"/>
        </w:rPr>
        <w:t>road pathway (SSP2)</w:t>
      </w:r>
      <w:ins w:id="102" w:author="Guillén Gosalbez  Gonzalo" w:date="2023-09-14T12:31:00Z">
        <w:r w:rsidR="00BB0D4E">
          <w:rPr>
            <w:rFonts w:cstheme="minorHAnsi"/>
            <w:sz w:val="20"/>
            <w:szCs w:val="20"/>
            <w:lang w:val="en-US"/>
          </w:rPr>
          <w:t xml:space="preserve"> to perform our calculations</w:t>
        </w:r>
      </w:ins>
      <w:r w:rsidR="00E21B6A" w:rsidRPr="00156BA1">
        <w:rPr>
          <w:rFonts w:cstheme="minorHAnsi"/>
          <w:sz w:val="20"/>
          <w:szCs w:val="20"/>
          <w:lang w:val="en-US"/>
        </w:rPr>
        <w:t xml:space="preserve">. </w:t>
      </w:r>
      <w:r w:rsidR="00156BA1" w:rsidRPr="00156BA1">
        <w:rPr>
          <w:rFonts w:cstheme="minorHAnsi"/>
          <w:sz w:val="20"/>
          <w:szCs w:val="20"/>
          <w:lang w:val="en-US"/>
        </w:rPr>
        <w:t>In parallel</w:t>
      </w:r>
      <w:r w:rsidR="00E21B6A" w:rsidRPr="00156BA1">
        <w:rPr>
          <w:rFonts w:cstheme="minorHAnsi"/>
          <w:sz w:val="20"/>
          <w:szCs w:val="20"/>
          <w:lang w:val="en-US"/>
        </w:rPr>
        <w:t xml:space="preserve">, IMAGE also </w:t>
      </w:r>
      <w:r w:rsidR="00723E69">
        <w:rPr>
          <w:rFonts w:cstheme="minorHAnsi"/>
          <w:sz w:val="20"/>
          <w:szCs w:val="20"/>
          <w:lang w:val="en-US"/>
        </w:rPr>
        <w:t>projects</w:t>
      </w:r>
      <w:r w:rsidR="00E21B6A" w:rsidRPr="00156BA1">
        <w:rPr>
          <w:rFonts w:cstheme="minorHAnsi"/>
          <w:sz w:val="20"/>
          <w:szCs w:val="20"/>
          <w:lang w:val="en-US"/>
        </w:rPr>
        <w:t xml:space="preserve"> different </w:t>
      </w:r>
      <w:r w:rsidR="00156BA1" w:rsidRPr="00156BA1">
        <w:rPr>
          <w:rFonts w:cstheme="minorHAnsi"/>
          <w:sz w:val="20"/>
          <w:szCs w:val="20"/>
          <w:lang w:val="en-US"/>
        </w:rPr>
        <w:t xml:space="preserve">representative concentration pathways (RCPs). </w:t>
      </w:r>
      <w:del w:id="103" w:author="Guillén Gosalbez  Gonzalo" w:date="2023-09-14T12:33:00Z">
        <w:r w:rsidR="00D63968" w:rsidDel="00BB0D4E">
          <w:rPr>
            <w:rFonts w:cstheme="minorHAnsi"/>
            <w:sz w:val="20"/>
            <w:szCs w:val="20"/>
            <w:lang w:val="en-US"/>
          </w:rPr>
          <w:delText>Originally</w:delText>
        </w:r>
      </w:del>
      <w:ins w:id="104" w:author="Guillén Gosalbez  Gonzalo" w:date="2023-09-14T12:33:00Z">
        <w:r w:rsidR="00BB0D4E">
          <w:rPr>
            <w:rFonts w:cstheme="minorHAnsi"/>
            <w:sz w:val="20"/>
            <w:szCs w:val="20"/>
            <w:lang w:val="en-US"/>
          </w:rPr>
          <w:t>Specifically</w:t>
        </w:r>
      </w:ins>
      <w:r w:rsidR="00D63968">
        <w:rPr>
          <w:rFonts w:cstheme="minorHAnsi"/>
          <w:sz w:val="20"/>
          <w:szCs w:val="20"/>
          <w:lang w:val="en-US"/>
        </w:rPr>
        <w:t>,</w:t>
      </w:r>
      <w:r w:rsidR="00156BA1" w:rsidRPr="00156BA1">
        <w:rPr>
          <w:rFonts w:cstheme="minorHAnsi"/>
          <w:sz w:val="20"/>
          <w:szCs w:val="20"/>
          <w:lang w:val="en-US"/>
        </w:rPr>
        <w:t xml:space="preserve"> RCP6, RCP2.6, and RCP1.9</w:t>
      </w:r>
      <w:r w:rsidR="00D63968">
        <w:rPr>
          <w:rFonts w:cstheme="minorHAnsi"/>
          <w:sz w:val="20"/>
          <w:szCs w:val="20"/>
          <w:lang w:val="en-US"/>
        </w:rPr>
        <w:t xml:space="preserve"> </w:t>
      </w:r>
      <w:del w:id="105" w:author="Guillén Gosalbez  Gonzalo" w:date="2023-09-14T12:33:00Z">
        <w:r w:rsidR="00D63968" w:rsidDel="00BB0D4E">
          <w:rPr>
            <w:rFonts w:cstheme="minorHAnsi"/>
            <w:sz w:val="20"/>
            <w:szCs w:val="20"/>
            <w:lang w:val="en-US"/>
          </w:rPr>
          <w:delText>were</w:delText>
        </w:r>
        <w:r w:rsidR="00156BA1" w:rsidRPr="00156BA1" w:rsidDel="00BB0D4E">
          <w:rPr>
            <w:rFonts w:cstheme="minorHAnsi"/>
            <w:sz w:val="20"/>
            <w:szCs w:val="20"/>
            <w:lang w:val="en-US"/>
          </w:rPr>
          <w:delText xml:space="preserve"> labeled to </w:delText>
        </w:r>
      </w:del>
      <w:r w:rsidR="00D63968">
        <w:rPr>
          <w:rFonts w:cstheme="minorHAnsi"/>
          <w:sz w:val="20"/>
          <w:szCs w:val="20"/>
          <w:lang w:val="en-US"/>
        </w:rPr>
        <w:t>represent a</w:t>
      </w:r>
      <w:r w:rsidR="00156BA1" w:rsidRPr="00156BA1">
        <w:rPr>
          <w:rFonts w:cstheme="minorHAnsi"/>
          <w:sz w:val="20"/>
          <w:szCs w:val="20"/>
          <w:lang w:val="en-US"/>
        </w:rPr>
        <w:t xml:space="preserve"> </w:t>
      </w:r>
      <w:del w:id="106" w:author="Guillén Gosalbez  Gonzalo" w:date="2023-09-14T12:33:00Z">
        <w:r w:rsidR="00156BA1" w:rsidRPr="00156BA1" w:rsidDel="00BB0D4E">
          <w:rPr>
            <w:rFonts w:cstheme="minorHAnsi"/>
            <w:sz w:val="20"/>
            <w:szCs w:val="20"/>
            <w:lang w:val="en-US"/>
          </w:rPr>
          <w:delText xml:space="preserve">possible </w:delText>
        </w:r>
      </w:del>
      <w:r w:rsidR="00156BA1" w:rsidRPr="00156BA1">
        <w:rPr>
          <w:rFonts w:cstheme="minorHAnsi"/>
          <w:sz w:val="20"/>
          <w:szCs w:val="20"/>
          <w:lang w:val="en-US"/>
        </w:rPr>
        <w:t xml:space="preserve">range of radiative forcing values in </w:t>
      </w:r>
      <w:del w:id="107" w:author="Guillén Gosalbez  Gonzalo" w:date="2023-09-14T12:33:00Z">
        <w:r w:rsidR="00156BA1" w:rsidRPr="00156BA1" w:rsidDel="00BB0D4E">
          <w:rPr>
            <w:rFonts w:cstheme="minorHAnsi"/>
            <w:sz w:val="20"/>
            <w:szCs w:val="20"/>
            <w:lang w:val="en-US"/>
          </w:rPr>
          <w:delText xml:space="preserve">the year </w:delText>
        </w:r>
      </w:del>
      <w:r w:rsidR="00156BA1" w:rsidRPr="00156BA1">
        <w:rPr>
          <w:rFonts w:cstheme="minorHAnsi"/>
          <w:sz w:val="20"/>
          <w:szCs w:val="20"/>
          <w:lang w:val="en-US"/>
        </w:rPr>
        <w:t xml:space="preserve">2100. </w:t>
      </w:r>
      <w:r w:rsidR="00723E69">
        <w:rPr>
          <w:rFonts w:cstheme="minorHAnsi"/>
          <w:sz w:val="20"/>
          <w:szCs w:val="20"/>
          <w:lang w:val="en-US"/>
        </w:rPr>
        <w:t xml:space="preserve">For </w:t>
      </w:r>
      <w:r w:rsidR="00264706">
        <w:rPr>
          <w:rFonts w:cstheme="minorHAnsi"/>
          <w:sz w:val="20"/>
          <w:szCs w:val="20"/>
          <w:lang w:val="en-US"/>
        </w:rPr>
        <w:t>instance</w:t>
      </w:r>
      <w:r w:rsidR="00723E69">
        <w:rPr>
          <w:rFonts w:cstheme="minorHAnsi"/>
          <w:sz w:val="20"/>
          <w:szCs w:val="20"/>
          <w:lang w:val="en-US"/>
        </w:rPr>
        <w:t xml:space="preserve">, </w:t>
      </w:r>
      <w:r w:rsidR="00156BA1" w:rsidRPr="00156BA1">
        <w:rPr>
          <w:rFonts w:cstheme="minorHAnsi"/>
          <w:sz w:val="20"/>
          <w:szCs w:val="20"/>
          <w:lang w:val="en-US"/>
        </w:rPr>
        <w:t>RCP6 is a pathway that limits global warming to below 3.5</w:t>
      </w:r>
      <w:r w:rsidR="00156BA1" w:rsidRPr="00156BA1">
        <w:rPr>
          <w:sz w:val="20"/>
          <w:szCs w:val="20"/>
        </w:rPr>
        <w:t> °C</w:t>
      </w:r>
      <w:r w:rsidR="00D63968">
        <w:rPr>
          <w:rFonts w:cstheme="minorHAnsi"/>
          <w:sz w:val="20"/>
          <w:szCs w:val="20"/>
          <w:lang w:val="en-US"/>
        </w:rPr>
        <w:t>, while</w:t>
      </w:r>
      <w:r w:rsidR="00156BA1" w:rsidRPr="00156BA1">
        <w:rPr>
          <w:rFonts w:cstheme="minorHAnsi"/>
          <w:sz w:val="20"/>
          <w:szCs w:val="20"/>
          <w:lang w:val="en-US"/>
        </w:rPr>
        <w:t xml:space="preserve"> RCP2.6 and RCP1.9 </w:t>
      </w:r>
      <w:r w:rsidR="001C5B84">
        <w:rPr>
          <w:rFonts w:cstheme="minorHAnsi"/>
          <w:sz w:val="20"/>
          <w:szCs w:val="20"/>
          <w:lang w:val="en-US"/>
        </w:rPr>
        <w:t>aim to restrict</w:t>
      </w:r>
      <w:r w:rsidR="00156BA1" w:rsidRPr="00156BA1">
        <w:rPr>
          <w:rFonts w:cstheme="minorHAnsi"/>
          <w:sz w:val="20"/>
          <w:szCs w:val="20"/>
          <w:lang w:val="en-US"/>
        </w:rPr>
        <w:t xml:space="preserve"> global warming to 2</w:t>
      </w:r>
      <w:r w:rsidR="00156BA1" w:rsidRPr="00156BA1">
        <w:rPr>
          <w:sz w:val="20"/>
          <w:szCs w:val="20"/>
        </w:rPr>
        <w:t> °C</w:t>
      </w:r>
      <w:r w:rsidR="00156BA1" w:rsidRPr="00156BA1">
        <w:rPr>
          <w:rFonts w:cstheme="minorHAnsi"/>
          <w:sz w:val="20"/>
          <w:szCs w:val="20"/>
          <w:lang w:val="en-US"/>
        </w:rPr>
        <w:t xml:space="preserve"> and 1.5</w:t>
      </w:r>
      <w:r w:rsidR="00156BA1" w:rsidRPr="00156BA1">
        <w:rPr>
          <w:sz w:val="20"/>
          <w:szCs w:val="20"/>
        </w:rPr>
        <w:t> °C</w:t>
      </w:r>
      <w:r w:rsidR="00156BA1" w:rsidRPr="00156BA1">
        <w:rPr>
          <w:rFonts w:cstheme="minorHAnsi"/>
          <w:sz w:val="20"/>
          <w:szCs w:val="20"/>
          <w:lang w:val="en-US"/>
        </w:rPr>
        <w:t>, respectively</w:t>
      </w:r>
      <w:r w:rsidR="008648F2">
        <w:rPr>
          <w:rFonts w:cstheme="minorHAnsi"/>
          <w:sz w:val="20"/>
          <w:szCs w:val="20"/>
          <w:lang w:val="en-US"/>
        </w:rPr>
        <w:t xml:space="preserve"> </w:t>
      </w:r>
      <w:r w:rsidR="008648F2">
        <w:rPr>
          <w:rFonts w:cstheme="minorHAnsi"/>
          <w:sz w:val="20"/>
          <w:szCs w:val="20"/>
          <w:lang w:val="en-US"/>
        </w:rPr>
        <w:fldChar w:fldCharType="begin"/>
      </w:r>
      <w:r w:rsidR="008648F2">
        <w:rPr>
          <w:rFonts w:cstheme="minorHAnsi"/>
          <w:sz w:val="20"/>
          <w:szCs w:val="20"/>
          <w:lang w:val="en-US"/>
        </w:rPr>
        <w:instrText xml:space="preserve"> ADDIN ZOTERO_ITEM CSL_CITATION {"citationID":"ySYIuC7y","properties":{"formattedCitation":"(Sacchi et al., 2022)","plainCitation":"(Sacchi et al., 2022)","noteIndex":0},"citationItems":[{"id":289,"uris":["http://zotero.org/users/local/gMmtBwrT/items/2K4ECVXA"],"itemData":{"id":289,"type":"article-journal","abstract":"Prospective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 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 ments are to be brought in to further facilitate the development of pLCA.","container-title":"Renewable and Sustainable Energy Reviews","DOI":"10.1016/j.rser.2022.112311","ISSN":"13640321","journalAbbreviation":"Renewable and Sustainable Energy Reviews","language":"en","page":"112311","source":"DOI.org (Crossref)","title":"PRospective EnvironMental Impact asSEment (premise): A streamlined approach to producing databases for prospective life cycle assessment using integrated assessment models","title-short":"PRospective EnvironMental Impact asSEment (premise)","volume":"160","author":[{"family":"Sacchi","given":"R."},{"family":"Terlouw","given":"T."},{"family":"Siala","given":"K."},{"family":"Dirnaichner","given":"A."},{"family":"Bauer","given":"C."},{"family":"Cox","given":"B."},{"family":"Mutel","given":"C."},{"family":"Daioglou","given":"V."},{"family":"Luderer","given":"G."}],"issued":{"date-parts":[["2022",5]]}}}],"schema":"https://github.com/citation-style-language/schema/raw/master/csl-citation.json"} </w:instrText>
      </w:r>
      <w:r w:rsidR="008648F2">
        <w:rPr>
          <w:rFonts w:cstheme="minorHAnsi"/>
          <w:sz w:val="20"/>
          <w:szCs w:val="20"/>
          <w:lang w:val="en-US"/>
        </w:rPr>
        <w:fldChar w:fldCharType="separate"/>
      </w:r>
      <w:r w:rsidR="008648F2" w:rsidRPr="008648F2">
        <w:rPr>
          <w:rFonts w:ascii="Calibri" w:hAnsi="Calibri" w:cs="Calibri"/>
          <w:sz w:val="20"/>
        </w:rPr>
        <w:t xml:space="preserve">(Sacchi </w:t>
      </w:r>
      <w:r w:rsidR="008648F2" w:rsidRPr="008648F2">
        <w:rPr>
          <w:rFonts w:ascii="Calibri" w:hAnsi="Calibri" w:cs="Calibri"/>
          <w:i/>
          <w:sz w:val="20"/>
        </w:rPr>
        <w:t>et al</w:t>
      </w:r>
      <w:r w:rsidR="008648F2" w:rsidRPr="008648F2">
        <w:rPr>
          <w:rFonts w:ascii="Calibri" w:hAnsi="Calibri" w:cs="Calibri"/>
          <w:sz w:val="20"/>
        </w:rPr>
        <w:t>., 2022)</w:t>
      </w:r>
      <w:r w:rsidR="008648F2">
        <w:rPr>
          <w:rFonts w:cstheme="minorHAnsi"/>
          <w:sz w:val="20"/>
          <w:szCs w:val="20"/>
          <w:lang w:val="en-US"/>
        </w:rPr>
        <w:fldChar w:fldCharType="end"/>
      </w:r>
      <w:r w:rsidR="00156BA1" w:rsidRPr="00156BA1">
        <w:rPr>
          <w:rFonts w:cstheme="minorHAnsi"/>
          <w:sz w:val="20"/>
          <w:szCs w:val="20"/>
          <w:lang w:val="en-US"/>
        </w:rPr>
        <w:t>.</w:t>
      </w:r>
      <w:r w:rsidR="00156BA1">
        <w:rPr>
          <w:rFonts w:cstheme="minorHAnsi"/>
          <w:sz w:val="20"/>
          <w:szCs w:val="20"/>
          <w:lang w:val="en-US"/>
        </w:rPr>
        <w:t xml:space="preserve"> </w:t>
      </w:r>
      <w:ins w:id="108" w:author="Guillén Gosalbez  Gonzalo" w:date="2023-09-14T12:43:00Z">
        <w:r w:rsidR="009760FE">
          <w:rPr>
            <w:rFonts w:cstheme="minorHAnsi"/>
            <w:sz w:val="20"/>
            <w:szCs w:val="20"/>
            <w:lang w:val="en-US"/>
          </w:rPr>
          <w:t>By combining SSPs with RCPs, a range of scenarios entailing specific changes in the economy can be generated and used to perform more accurate environmental asses</w:t>
        </w:r>
      </w:ins>
      <w:ins w:id="109" w:author="Guillén Gosalbez  Gonzalo" w:date="2023-09-14T12:44:00Z">
        <w:r w:rsidR="009760FE">
          <w:rPr>
            <w:rFonts w:cstheme="minorHAnsi"/>
            <w:sz w:val="20"/>
            <w:szCs w:val="20"/>
            <w:lang w:val="en-US"/>
          </w:rPr>
          <w:t>sments.</w:t>
        </w:r>
      </w:ins>
    </w:p>
    <w:p w14:paraId="37503DB8" w14:textId="0A6D43DE" w:rsidR="00715138" w:rsidRDefault="009760FE" w:rsidP="00A81A58">
      <w:pPr>
        <w:spacing w:after="0" w:line="276" w:lineRule="auto"/>
        <w:ind w:firstLine="720"/>
        <w:rPr>
          <w:rFonts w:cstheme="minorHAnsi"/>
          <w:sz w:val="20"/>
          <w:szCs w:val="20"/>
          <w:lang w:val="en-US"/>
        </w:rPr>
      </w:pPr>
      <w:ins w:id="110" w:author="Guillén Gosalbez  Gonzalo" w:date="2023-09-14T12:44:00Z">
        <w:r>
          <w:rPr>
            <w:rFonts w:cstheme="minorHAnsi"/>
            <w:sz w:val="20"/>
            <w:szCs w:val="20"/>
            <w:lang w:val="en-US"/>
          </w:rPr>
          <w:t xml:space="preserve">Following the approach outlined above, </w:t>
        </w:r>
      </w:ins>
      <w:del w:id="111" w:author="Guillén Gosalbez  Gonzalo" w:date="2023-09-14T12:34:00Z">
        <w:r w:rsidR="00D42CDA" w:rsidDel="00BB0D4E">
          <w:rPr>
            <w:rFonts w:cstheme="minorHAnsi"/>
            <w:sz w:val="20"/>
            <w:szCs w:val="20"/>
            <w:lang w:val="en-US"/>
          </w:rPr>
          <w:delText>Therefore,</w:delText>
        </w:r>
        <w:r w:rsidR="007050DC" w:rsidDel="00BB0D4E">
          <w:rPr>
            <w:rFonts w:cstheme="minorHAnsi"/>
            <w:sz w:val="20"/>
            <w:szCs w:val="20"/>
            <w:lang w:val="en-US"/>
          </w:rPr>
          <w:delText xml:space="preserve"> in this work,</w:delText>
        </w:r>
        <w:r w:rsidR="00D42CDA" w:rsidDel="00BB0D4E">
          <w:rPr>
            <w:rFonts w:cstheme="minorHAnsi"/>
            <w:sz w:val="20"/>
            <w:szCs w:val="20"/>
            <w:lang w:val="en-US"/>
          </w:rPr>
          <w:delText xml:space="preserve"> </w:delText>
        </w:r>
        <w:r w:rsidR="00B76394" w:rsidDel="00BB0D4E">
          <w:rPr>
            <w:rFonts w:cstheme="minorHAnsi"/>
            <w:sz w:val="20"/>
            <w:szCs w:val="20"/>
            <w:lang w:val="en-US"/>
          </w:rPr>
          <w:delText xml:space="preserve">we use IMAGE to </w:delText>
        </w:r>
        <w:r w:rsidR="00517B0C" w:rsidDel="00BB0D4E">
          <w:rPr>
            <w:rFonts w:cstheme="minorHAnsi"/>
            <w:sz w:val="20"/>
            <w:szCs w:val="20"/>
            <w:lang w:val="en-US"/>
          </w:rPr>
          <w:delText>integrate</w:delText>
        </w:r>
        <w:r w:rsidR="00E71F31" w:rsidDel="00BB0D4E">
          <w:rPr>
            <w:rFonts w:cstheme="minorHAnsi"/>
            <w:sz w:val="20"/>
            <w:szCs w:val="20"/>
            <w:lang w:val="en-US"/>
          </w:rPr>
          <w:delText xml:space="preserve"> the </w:delText>
        </w:r>
        <w:r w:rsidR="001E316C" w:rsidDel="00BB0D4E">
          <w:rPr>
            <w:rFonts w:cstheme="minorHAnsi"/>
            <w:sz w:val="20"/>
            <w:szCs w:val="20"/>
            <w:lang w:val="en-US"/>
          </w:rPr>
          <w:delText>SSP2 framework</w:delText>
        </w:r>
        <w:r w:rsidR="00E71F31" w:rsidDel="00BB0D4E">
          <w:rPr>
            <w:rFonts w:cstheme="minorHAnsi"/>
            <w:sz w:val="20"/>
            <w:szCs w:val="20"/>
            <w:lang w:val="en-US"/>
          </w:rPr>
          <w:delText xml:space="preserve"> with </w:delText>
        </w:r>
        <w:r w:rsidR="001E316C" w:rsidDel="00BB0D4E">
          <w:rPr>
            <w:rFonts w:cstheme="minorHAnsi"/>
            <w:sz w:val="20"/>
            <w:szCs w:val="20"/>
            <w:lang w:val="en-US"/>
          </w:rPr>
          <w:delText>various</w:delText>
        </w:r>
        <w:r w:rsidR="00E71F31" w:rsidDel="00BB0D4E">
          <w:rPr>
            <w:rFonts w:cstheme="minorHAnsi"/>
            <w:sz w:val="20"/>
            <w:szCs w:val="20"/>
            <w:lang w:val="en-US"/>
          </w:rPr>
          <w:delText xml:space="preserve"> RCPs</w:delText>
        </w:r>
        <w:r w:rsidR="00B76394" w:rsidDel="00BB0D4E">
          <w:rPr>
            <w:rFonts w:cstheme="minorHAnsi"/>
            <w:sz w:val="20"/>
            <w:szCs w:val="20"/>
            <w:lang w:val="en-US"/>
          </w:rPr>
          <w:delText>,</w:delText>
        </w:r>
        <w:r w:rsidR="00D42CDA" w:rsidDel="00BB0D4E">
          <w:rPr>
            <w:rFonts w:cstheme="minorHAnsi"/>
            <w:sz w:val="20"/>
            <w:szCs w:val="20"/>
            <w:lang w:val="en-US"/>
          </w:rPr>
          <w:delText xml:space="preserve"> </w:delText>
        </w:r>
        <w:r w:rsidR="00517B0C" w:rsidDel="00BB0D4E">
          <w:rPr>
            <w:rFonts w:cstheme="minorHAnsi"/>
            <w:sz w:val="20"/>
            <w:szCs w:val="20"/>
            <w:lang w:val="en-US"/>
          </w:rPr>
          <w:delText>with a specific focus</w:delText>
        </w:r>
        <w:r w:rsidR="00723E69" w:rsidDel="00BB0D4E">
          <w:rPr>
            <w:rFonts w:cstheme="minorHAnsi"/>
            <w:sz w:val="20"/>
            <w:szCs w:val="20"/>
            <w:lang w:val="en-US"/>
          </w:rPr>
          <w:delText xml:space="preserve"> on </w:delText>
        </w:r>
        <w:r w:rsidR="001E316C" w:rsidDel="00BB0D4E">
          <w:rPr>
            <w:rFonts w:cstheme="minorHAnsi"/>
            <w:sz w:val="20"/>
            <w:szCs w:val="20"/>
            <w:lang w:val="en-US"/>
          </w:rPr>
          <w:delText xml:space="preserve">the </w:delText>
        </w:r>
        <w:r w:rsidR="00723E69" w:rsidDel="00BB0D4E">
          <w:rPr>
            <w:rFonts w:cstheme="minorHAnsi"/>
            <w:sz w:val="20"/>
            <w:szCs w:val="20"/>
            <w:lang w:val="en-US"/>
          </w:rPr>
          <w:delText xml:space="preserve">production technologies </w:delText>
        </w:r>
        <w:r w:rsidR="001E316C" w:rsidDel="00BB0D4E">
          <w:rPr>
            <w:rFonts w:cstheme="minorHAnsi"/>
            <w:sz w:val="20"/>
            <w:szCs w:val="20"/>
            <w:lang w:val="en-US"/>
          </w:rPr>
          <w:delText>of three essential platform chemicals</w:delText>
        </w:r>
        <w:r w:rsidR="00723E69" w:rsidDel="00BB0D4E">
          <w:rPr>
            <w:rFonts w:cstheme="minorHAnsi"/>
            <w:sz w:val="20"/>
            <w:szCs w:val="20"/>
            <w:lang w:val="en-US"/>
          </w:rPr>
          <w:delText xml:space="preserve">, namely, hydrogen, ammonia, and methanol. </w:delText>
        </w:r>
      </w:del>
      <w:ins w:id="112" w:author="Guillén Gosalbez  Gonzalo" w:date="2023-09-14T12:44:00Z">
        <w:r>
          <w:rPr>
            <w:rFonts w:cstheme="minorHAnsi"/>
            <w:sz w:val="20"/>
            <w:szCs w:val="20"/>
            <w:lang w:val="en-US"/>
          </w:rPr>
          <w:t>w</w:t>
        </w:r>
      </w:ins>
      <w:ins w:id="113" w:author="Guillén Gosalbez  Gonzalo" w:date="2023-09-14T12:34:00Z">
        <w:r w:rsidR="00BB0D4E">
          <w:rPr>
            <w:rFonts w:cstheme="minorHAnsi"/>
            <w:sz w:val="20"/>
            <w:szCs w:val="20"/>
            <w:lang w:val="en-US"/>
          </w:rPr>
          <w:t xml:space="preserve">e </w:t>
        </w:r>
      </w:ins>
      <w:del w:id="114" w:author="Guillén Gosalbez  Gonzalo" w:date="2023-09-14T12:34:00Z">
        <w:r w:rsidR="0071563C" w:rsidDel="00BB0D4E">
          <w:rPr>
            <w:rFonts w:cstheme="minorHAnsi"/>
            <w:sz w:val="20"/>
            <w:szCs w:val="20"/>
            <w:lang w:val="en-US"/>
          </w:rPr>
          <w:delText>E</w:delText>
        </w:r>
      </w:del>
      <w:ins w:id="115" w:author="Guillén Gosalbez  Gonzalo" w:date="2023-09-14T12:34:00Z">
        <w:r w:rsidR="00BB0D4E">
          <w:rPr>
            <w:rFonts w:cstheme="minorHAnsi"/>
            <w:sz w:val="20"/>
            <w:szCs w:val="20"/>
            <w:lang w:val="en-US"/>
          </w:rPr>
          <w:t>e</w:t>
        </w:r>
      </w:ins>
      <w:r w:rsidR="0071563C">
        <w:rPr>
          <w:rFonts w:cstheme="minorHAnsi"/>
          <w:sz w:val="20"/>
          <w:szCs w:val="20"/>
          <w:lang w:val="en-US"/>
        </w:rPr>
        <w:t>mploy</w:t>
      </w:r>
      <w:del w:id="116" w:author="Guillén Gosalbez  Gonzalo" w:date="2023-09-14T12:34:00Z">
        <w:r w:rsidR="0071563C" w:rsidDel="00BB0D4E">
          <w:rPr>
            <w:rFonts w:cstheme="minorHAnsi"/>
            <w:sz w:val="20"/>
            <w:szCs w:val="20"/>
            <w:lang w:val="en-US"/>
          </w:rPr>
          <w:delText>ing</w:delText>
        </w:r>
      </w:del>
      <w:r w:rsidR="001E316C">
        <w:rPr>
          <w:rFonts w:cstheme="minorHAnsi"/>
          <w:sz w:val="20"/>
          <w:szCs w:val="20"/>
          <w:lang w:val="en-US"/>
        </w:rPr>
        <w:t xml:space="preserve"> the</w:t>
      </w:r>
      <w:r w:rsidR="0064384E">
        <w:rPr>
          <w:rFonts w:cstheme="minorHAnsi"/>
          <w:sz w:val="20"/>
          <w:szCs w:val="20"/>
          <w:lang w:val="en-US"/>
        </w:rPr>
        <w:t xml:space="preserve"> </w:t>
      </w:r>
      <w:r w:rsidR="0064384E" w:rsidRPr="0064384E">
        <w:rPr>
          <w:rFonts w:cstheme="minorHAnsi"/>
          <w:i/>
          <w:sz w:val="20"/>
          <w:szCs w:val="20"/>
          <w:lang w:val="en-US"/>
        </w:rPr>
        <w:t>premise</w:t>
      </w:r>
      <w:r w:rsidR="0064384E">
        <w:rPr>
          <w:rFonts w:cstheme="minorHAnsi"/>
          <w:i/>
          <w:sz w:val="20"/>
          <w:szCs w:val="20"/>
          <w:lang w:val="en-US"/>
        </w:rPr>
        <w:t xml:space="preserve"> </w:t>
      </w:r>
      <w:r w:rsidR="0064384E" w:rsidRPr="0064384E">
        <w:rPr>
          <w:rFonts w:cstheme="minorHAnsi"/>
          <w:sz w:val="20"/>
          <w:szCs w:val="20"/>
          <w:lang w:val="en-US"/>
        </w:rPr>
        <w:t>(v1.5.9)</w:t>
      </w:r>
      <w:r w:rsidR="0064384E">
        <w:rPr>
          <w:rFonts w:cstheme="minorHAnsi"/>
          <w:sz w:val="20"/>
          <w:szCs w:val="20"/>
          <w:lang w:val="en-US"/>
        </w:rPr>
        <w:t xml:space="preserve"> framework</w:t>
      </w:r>
      <w:del w:id="117" w:author="Guillén Gosalbez  Gonzalo" w:date="2023-09-14T12:34:00Z">
        <w:r w:rsidR="0071563C" w:rsidDel="00BB0D4E">
          <w:rPr>
            <w:rFonts w:cstheme="minorHAnsi"/>
            <w:sz w:val="20"/>
            <w:szCs w:val="20"/>
            <w:lang w:val="en-US"/>
          </w:rPr>
          <w:delText>,</w:delText>
        </w:r>
        <w:r w:rsidR="0064384E" w:rsidDel="00BB0D4E">
          <w:rPr>
            <w:rFonts w:cstheme="minorHAnsi"/>
            <w:sz w:val="20"/>
            <w:szCs w:val="20"/>
            <w:lang w:val="en-US"/>
          </w:rPr>
          <w:delText xml:space="preserve"> </w:delText>
        </w:r>
        <w:r w:rsidR="0071563C" w:rsidDel="00BB0D4E">
          <w:rPr>
            <w:rFonts w:cstheme="minorHAnsi"/>
            <w:sz w:val="20"/>
            <w:szCs w:val="20"/>
            <w:lang w:val="en-US"/>
          </w:rPr>
          <w:delText>we</w:delText>
        </w:r>
      </w:del>
      <w:ins w:id="118" w:author="Guillén Gosalbez  Gonzalo" w:date="2023-09-14T12:34:00Z">
        <w:r w:rsidR="00BB0D4E">
          <w:rPr>
            <w:rFonts w:cstheme="minorHAnsi"/>
            <w:sz w:val="20"/>
            <w:szCs w:val="20"/>
            <w:lang w:val="en-US"/>
          </w:rPr>
          <w:t xml:space="preserve"> to</w:t>
        </w:r>
      </w:ins>
      <w:r w:rsidR="0064384E">
        <w:rPr>
          <w:rFonts w:cstheme="minorHAnsi"/>
          <w:sz w:val="20"/>
          <w:szCs w:val="20"/>
          <w:lang w:val="en-US"/>
        </w:rPr>
        <w:t xml:space="preserve"> model future background data</w:t>
      </w:r>
      <w:r w:rsidR="00E71F31">
        <w:rPr>
          <w:rFonts w:cstheme="minorHAnsi"/>
          <w:sz w:val="20"/>
          <w:szCs w:val="20"/>
          <w:lang w:val="en-US"/>
        </w:rPr>
        <w:t xml:space="preserve"> </w:t>
      </w:r>
      <w:ins w:id="119" w:author="Guillén Gosalbez  Gonzalo" w:date="2023-09-14T12:35:00Z">
        <w:r w:rsidR="00BB0D4E">
          <w:rPr>
            <w:rFonts w:cstheme="minorHAnsi"/>
            <w:sz w:val="20"/>
            <w:szCs w:val="20"/>
            <w:lang w:val="en-US"/>
          </w:rPr>
          <w:t xml:space="preserve">consistent with the IMAGE results </w:t>
        </w:r>
      </w:ins>
      <w:r w:rsidR="001E316C">
        <w:rPr>
          <w:rFonts w:cstheme="minorHAnsi"/>
          <w:sz w:val="20"/>
          <w:szCs w:val="20"/>
          <w:lang w:val="en-US"/>
        </w:rPr>
        <w:t>and utilize the</w:t>
      </w:r>
      <w:r w:rsidR="00E71F31">
        <w:rPr>
          <w:rFonts w:cstheme="minorHAnsi"/>
          <w:sz w:val="20"/>
          <w:szCs w:val="20"/>
          <w:lang w:val="en-US"/>
        </w:rPr>
        <w:t xml:space="preserve"> </w:t>
      </w:r>
      <w:r w:rsidR="00E71F31" w:rsidRPr="00BC1284">
        <w:rPr>
          <w:rFonts w:cstheme="minorHAnsi"/>
          <w:i/>
          <w:sz w:val="20"/>
          <w:szCs w:val="20"/>
          <w:lang w:val="en-US"/>
        </w:rPr>
        <w:t>Brightway2</w:t>
      </w:r>
      <w:r w:rsidR="001E316C">
        <w:rPr>
          <w:rFonts w:cstheme="minorHAnsi"/>
          <w:sz w:val="20"/>
          <w:szCs w:val="20"/>
          <w:lang w:val="en-US"/>
        </w:rPr>
        <w:t xml:space="preserve"> </w:t>
      </w:r>
      <w:r w:rsidR="00E71F31">
        <w:rPr>
          <w:rFonts w:cstheme="minorHAnsi"/>
          <w:sz w:val="20"/>
          <w:szCs w:val="20"/>
          <w:lang w:val="en-US"/>
        </w:rPr>
        <w:t>(v2.4.3)</w:t>
      </w:r>
      <w:r w:rsidR="00980DF4">
        <w:rPr>
          <w:rFonts w:cstheme="minorHAnsi"/>
          <w:sz w:val="20"/>
          <w:szCs w:val="20"/>
          <w:lang w:val="en-US"/>
        </w:rPr>
        <w:t xml:space="preserve"> </w:t>
      </w:r>
      <w:r w:rsidR="00CC7657">
        <w:rPr>
          <w:rFonts w:cstheme="minorHAnsi"/>
          <w:sz w:val="20"/>
          <w:szCs w:val="20"/>
          <w:lang w:val="en-US"/>
        </w:rPr>
        <w:t>tool</w:t>
      </w:r>
      <w:r w:rsidR="00980DF4">
        <w:rPr>
          <w:rFonts w:cstheme="minorHAnsi"/>
          <w:sz w:val="20"/>
          <w:szCs w:val="20"/>
          <w:lang w:val="en-US"/>
        </w:rPr>
        <w:t xml:space="preserve"> </w:t>
      </w:r>
      <w:r w:rsidR="00E71F31">
        <w:rPr>
          <w:rFonts w:cstheme="minorHAnsi"/>
          <w:sz w:val="20"/>
          <w:szCs w:val="20"/>
          <w:lang w:val="en-US"/>
        </w:rPr>
        <w:t xml:space="preserve">to construct </w:t>
      </w:r>
      <w:ins w:id="120" w:author="Guillén Gosalbez  Gonzalo" w:date="2023-09-14T12:35:00Z">
        <w:r w:rsidR="00BB0D4E">
          <w:rPr>
            <w:rFonts w:cstheme="minorHAnsi"/>
            <w:sz w:val="20"/>
            <w:szCs w:val="20"/>
            <w:lang w:val="en-US"/>
          </w:rPr>
          <w:t xml:space="preserve">the necessary </w:t>
        </w:r>
      </w:ins>
      <w:r w:rsidR="00E71F31">
        <w:rPr>
          <w:rFonts w:cstheme="minorHAnsi"/>
          <w:sz w:val="20"/>
          <w:szCs w:val="20"/>
          <w:lang w:val="en-US"/>
        </w:rPr>
        <w:t xml:space="preserve">inventories </w:t>
      </w:r>
      <w:r w:rsidR="00B76394">
        <w:rPr>
          <w:rFonts w:cstheme="minorHAnsi"/>
          <w:sz w:val="20"/>
          <w:szCs w:val="20"/>
          <w:lang w:val="en-US"/>
        </w:rPr>
        <w:t>for performing</w:t>
      </w:r>
      <w:r w:rsidR="00E71F31">
        <w:rPr>
          <w:rFonts w:cstheme="minorHAnsi"/>
          <w:sz w:val="20"/>
          <w:szCs w:val="20"/>
          <w:lang w:val="en-US"/>
        </w:rPr>
        <w:t xml:space="preserve"> environmental impact </w:t>
      </w:r>
      <w:r w:rsidR="0071563C">
        <w:rPr>
          <w:rFonts w:cstheme="minorHAnsi"/>
          <w:sz w:val="20"/>
          <w:szCs w:val="20"/>
          <w:lang w:val="en-US"/>
        </w:rPr>
        <w:t>assessments</w:t>
      </w:r>
      <w:r w:rsidR="00E71F31">
        <w:rPr>
          <w:rFonts w:cstheme="minorHAnsi"/>
          <w:sz w:val="20"/>
          <w:szCs w:val="20"/>
          <w:lang w:val="en-US"/>
        </w:rPr>
        <w:t xml:space="preserve"> </w:t>
      </w:r>
      <w:r w:rsidR="0071563C">
        <w:rPr>
          <w:rFonts w:cstheme="minorHAnsi"/>
          <w:sz w:val="20"/>
          <w:szCs w:val="20"/>
          <w:lang w:val="en-US"/>
        </w:rPr>
        <w:t>across</w:t>
      </w:r>
      <w:r w:rsidR="00E71F31">
        <w:rPr>
          <w:rFonts w:cstheme="minorHAnsi"/>
          <w:sz w:val="20"/>
          <w:szCs w:val="20"/>
          <w:lang w:val="en-US"/>
        </w:rPr>
        <w:t xml:space="preserve"> </w:t>
      </w:r>
      <w:r w:rsidR="004709E0">
        <w:rPr>
          <w:rFonts w:cstheme="minorHAnsi"/>
          <w:sz w:val="20"/>
          <w:szCs w:val="20"/>
          <w:lang w:val="en-US"/>
        </w:rPr>
        <w:t xml:space="preserve">different </w:t>
      </w:r>
      <w:r w:rsidR="00E71F31">
        <w:rPr>
          <w:rFonts w:cstheme="minorHAnsi"/>
          <w:sz w:val="20"/>
          <w:szCs w:val="20"/>
          <w:lang w:val="en-US"/>
        </w:rPr>
        <w:t xml:space="preserve">production </w:t>
      </w:r>
      <w:r w:rsidR="00C24781">
        <w:rPr>
          <w:rFonts w:cstheme="minorHAnsi"/>
          <w:sz w:val="20"/>
          <w:szCs w:val="20"/>
          <w:lang w:val="en-US"/>
        </w:rPr>
        <w:t>pathways</w:t>
      </w:r>
      <w:r w:rsidR="00E71F31">
        <w:rPr>
          <w:rFonts w:cstheme="minorHAnsi"/>
          <w:sz w:val="20"/>
          <w:szCs w:val="20"/>
          <w:lang w:val="en-US"/>
        </w:rPr>
        <w:t xml:space="preserve">. </w:t>
      </w:r>
      <w:ins w:id="121" w:author="Guillén Gosalbez  Gonzalo" w:date="2023-09-14T12:44:00Z">
        <w:r>
          <w:rPr>
            <w:rFonts w:cstheme="minorHAnsi"/>
            <w:sz w:val="20"/>
            <w:szCs w:val="20"/>
            <w:lang w:val="en-US"/>
          </w:rPr>
          <w:t xml:space="preserve">Specifically, </w:t>
        </w:r>
      </w:ins>
      <w:del w:id="122" w:author="Guillén Gosalbez  Gonzalo" w:date="2023-09-14T12:44:00Z">
        <w:r w:rsidR="00A432A1" w:rsidRPr="00156BA1" w:rsidDel="009760FE">
          <w:rPr>
            <w:rFonts w:cstheme="minorHAnsi"/>
            <w:sz w:val="20"/>
            <w:szCs w:val="20"/>
            <w:lang w:val="en-US"/>
          </w:rPr>
          <w:delText>U</w:delText>
        </w:r>
        <w:r w:rsidR="00D42CDA" w:rsidDel="009760FE">
          <w:rPr>
            <w:rFonts w:cstheme="minorHAnsi"/>
            <w:sz w:val="20"/>
            <w:szCs w:val="20"/>
            <w:lang w:val="en-US"/>
          </w:rPr>
          <w:delText>sing</w:delText>
        </w:r>
        <w:r w:rsidR="00A432A1" w:rsidRPr="00156BA1" w:rsidDel="009760FE">
          <w:rPr>
            <w:rFonts w:cstheme="minorHAnsi"/>
            <w:sz w:val="20"/>
            <w:szCs w:val="20"/>
            <w:lang w:val="en-US"/>
          </w:rPr>
          <w:delText xml:space="preserve"> this </w:delText>
        </w:r>
        <w:r w:rsidR="00BF36F0" w:rsidDel="009760FE">
          <w:rPr>
            <w:rFonts w:cstheme="minorHAnsi"/>
            <w:sz w:val="20"/>
            <w:szCs w:val="20"/>
            <w:lang w:val="en-US"/>
          </w:rPr>
          <w:delText>approach</w:delText>
        </w:r>
        <w:r w:rsidR="00A432A1" w:rsidRPr="00156BA1" w:rsidDel="009760FE">
          <w:rPr>
            <w:rFonts w:cstheme="minorHAnsi"/>
            <w:sz w:val="20"/>
            <w:szCs w:val="20"/>
            <w:lang w:val="en-US"/>
          </w:rPr>
          <w:delText>, w</w:delText>
        </w:r>
      </w:del>
      <w:ins w:id="123" w:author="Guillén Gosalbez  Gonzalo" w:date="2023-09-14T12:44:00Z">
        <w:r>
          <w:rPr>
            <w:rFonts w:cstheme="minorHAnsi"/>
            <w:sz w:val="20"/>
            <w:szCs w:val="20"/>
            <w:lang w:val="en-US"/>
          </w:rPr>
          <w:t>w</w:t>
        </w:r>
      </w:ins>
      <w:r w:rsidR="00A432A1" w:rsidRPr="00156BA1">
        <w:rPr>
          <w:rFonts w:cstheme="minorHAnsi"/>
          <w:sz w:val="20"/>
          <w:szCs w:val="20"/>
          <w:lang w:val="en-US"/>
        </w:rPr>
        <w:t xml:space="preserve">e </w:t>
      </w:r>
      <w:r w:rsidR="00BF36F0">
        <w:rPr>
          <w:rFonts w:cstheme="minorHAnsi"/>
          <w:sz w:val="20"/>
          <w:szCs w:val="20"/>
          <w:lang w:val="en-US"/>
        </w:rPr>
        <w:t>conducted</w:t>
      </w:r>
      <w:r w:rsidR="00A432A1" w:rsidRPr="00156BA1">
        <w:rPr>
          <w:rFonts w:cstheme="minorHAnsi"/>
          <w:sz w:val="20"/>
          <w:szCs w:val="20"/>
          <w:lang w:val="en-US"/>
        </w:rPr>
        <w:t xml:space="preserve"> a prospective life cycle assessment (pLCA) spanning </w:t>
      </w:r>
      <w:r w:rsidR="00BF36F0">
        <w:rPr>
          <w:rFonts w:cstheme="minorHAnsi"/>
          <w:sz w:val="20"/>
          <w:szCs w:val="20"/>
          <w:lang w:val="en-US"/>
        </w:rPr>
        <w:t>from</w:t>
      </w:r>
      <w:r w:rsidR="00A432A1" w:rsidRPr="00156BA1">
        <w:rPr>
          <w:rFonts w:cstheme="minorHAnsi"/>
          <w:sz w:val="20"/>
          <w:szCs w:val="20"/>
          <w:lang w:val="en-US"/>
        </w:rPr>
        <w:t xml:space="preserve"> 2020 to 2050, with 2020 as our baseline year of analysis. </w:t>
      </w:r>
      <w:r w:rsidR="001A5382">
        <w:rPr>
          <w:rFonts w:cstheme="minorHAnsi"/>
          <w:sz w:val="20"/>
          <w:szCs w:val="20"/>
          <w:lang w:val="en-US"/>
        </w:rPr>
        <w:t xml:space="preserve">Furthermore, the </w:t>
      </w:r>
      <w:r w:rsidR="004709E0">
        <w:rPr>
          <w:rFonts w:cstheme="minorHAnsi"/>
          <w:sz w:val="20"/>
          <w:szCs w:val="20"/>
          <w:lang w:val="en-US"/>
        </w:rPr>
        <w:t>temporal</w:t>
      </w:r>
      <w:r w:rsidR="00E71F31">
        <w:rPr>
          <w:rFonts w:cstheme="minorHAnsi"/>
          <w:sz w:val="20"/>
          <w:szCs w:val="20"/>
          <w:lang w:val="en-US"/>
        </w:rPr>
        <w:t xml:space="preserve"> resolution</w:t>
      </w:r>
      <w:r w:rsidR="004709E0">
        <w:rPr>
          <w:rFonts w:cstheme="minorHAnsi"/>
          <w:sz w:val="20"/>
          <w:szCs w:val="20"/>
          <w:lang w:val="en-US"/>
        </w:rPr>
        <w:t xml:space="preserve"> </w:t>
      </w:r>
      <w:r w:rsidR="00517B0C">
        <w:rPr>
          <w:rFonts w:cstheme="minorHAnsi"/>
          <w:sz w:val="20"/>
          <w:szCs w:val="20"/>
          <w:lang w:val="en-US"/>
        </w:rPr>
        <w:t>for</w:t>
      </w:r>
      <w:r w:rsidR="004709E0">
        <w:rPr>
          <w:rFonts w:cstheme="minorHAnsi"/>
          <w:sz w:val="20"/>
          <w:szCs w:val="20"/>
          <w:lang w:val="en-US"/>
        </w:rPr>
        <w:t xml:space="preserve"> </w:t>
      </w:r>
      <w:r w:rsidR="00E71F31">
        <w:rPr>
          <w:rFonts w:cstheme="minorHAnsi"/>
          <w:sz w:val="20"/>
          <w:szCs w:val="20"/>
          <w:lang w:val="en-US"/>
        </w:rPr>
        <w:t xml:space="preserve">the production of these platform chemicals is extended to a regional </w:t>
      </w:r>
      <w:r w:rsidR="00517B0C">
        <w:rPr>
          <w:rFonts w:cstheme="minorHAnsi"/>
          <w:sz w:val="20"/>
          <w:szCs w:val="20"/>
          <w:lang w:val="en-US"/>
        </w:rPr>
        <w:t xml:space="preserve">analysis, </w:t>
      </w:r>
      <w:del w:id="124" w:author="Guillén Gosalbez  Gonzalo" w:date="2023-09-14T12:36:00Z">
        <w:r w:rsidR="00517B0C" w:rsidDel="00BB0D4E">
          <w:rPr>
            <w:rFonts w:cstheme="minorHAnsi"/>
            <w:sz w:val="20"/>
            <w:szCs w:val="20"/>
            <w:lang w:val="en-US"/>
          </w:rPr>
          <w:delText>aiding our understanding of</w:delText>
        </w:r>
      </w:del>
      <w:ins w:id="125" w:author="Guillén Gosalbez  Gonzalo" w:date="2023-09-14T12:36:00Z">
        <w:r w:rsidR="00BB0D4E">
          <w:rPr>
            <w:rFonts w:cstheme="minorHAnsi"/>
            <w:sz w:val="20"/>
            <w:szCs w:val="20"/>
            <w:lang w:val="en-US"/>
          </w:rPr>
          <w:t xml:space="preserve">thereby </w:t>
        </w:r>
        <w:r w:rsidR="00BB0D4E">
          <w:rPr>
            <w:rFonts w:cstheme="minorHAnsi"/>
            <w:sz w:val="20"/>
            <w:szCs w:val="20"/>
            <w:lang w:val="en-US"/>
          </w:rPr>
          <w:lastRenderedPageBreak/>
          <w:t>considering</w:t>
        </w:r>
      </w:ins>
      <w:del w:id="126" w:author="Guillén Gosalbez  Gonzalo" w:date="2023-09-14T12:36:00Z">
        <w:r w:rsidR="00517B0C" w:rsidDel="00BB0D4E">
          <w:rPr>
            <w:rFonts w:cstheme="minorHAnsi"/>
            <w:sz w:val="20"/>
            <w:szCs w:val="20"/>
            <w:lang w:val="en-US"/>
          </w:rPr>
          <w:delText xml:space="preserve"> </w:delText>
        </w:r>
        <w:r w:rsidR="00E71F31" w:rsidDel="00BB0D4E">
          <w:rPr>
            <w:rFonts w:cstheme="minorHAnsi"/>
            <w:sz w:val="20"/>
            <w:szCs w:val="20"/>
            <w:lang w:val="en-US"/>
          </w:rPr>
          <w:delText>the</w:delText>
        </w:r>
      </w:del>
      <w:r w:rsidR="00E71F31">
        <w:rPr>
          <w:rFonts w:cstheme="minorHAnsi"/>
          <w:sz w:val="20"/>
          <w:szCs w:val="20"/>
          <w:lang w:val="en-US"/>
        </w:rPr>
        <w:t xml:space="preserve"> location</w:t>
      </w:r>
      <w:r w:rsidR="00517B0C">
        <w:rPr>
          <w:rFonts w:cstheme="minorHAnsi"/>
          <w:sz w:val="20"/>
          <w:szCs w:val="20"/>
          <w:lang w:val="en-US"/>
        </w:rPr>
        <w:noBreakHyphen/>
      </w:r>
      <w:r w:rsidR="00E71F31">
        <w:rPr>
          <w:rFonts w:cstheme="minorHAnsi"/>
          <w:sz w:val="20"/>
          <w:szCs w:val="20"/>
          <w:lang w:val="en-US"/>
        </w:rPr>
        <w:t xml:space="preserve">specific </w:t>
      </w:r>
      <w:del w:id="127" w:author="Guillén Gosalbez  Gonzalo" w:date="2023-09-14T12:36:00Z">
        <w:r w:rsidR="004709E0" w:rsidDel="00BB0D4E">
          <w:rPr>
            <w:rFonts w:cstheme="minorHAnsi"/>
            <w:sz w:val="20"/>
            <w:szCs w:val="20"/>
            <w:lang w:val="en-US"/>
          </w:rPr>
          <w:delText xml:space="preserve">environmental </w:delText>
        </w:r>
        <w:r w:rsidR="00E71F31" w:rsidDel="00BB0D4E">
          <w:rPr>
            <w:rFonts w:cstheme="minorHAnsi"/>
            <w:sz w:val="20"/>
            <w:szCs w:val="20"/>
            <w:lang w:val="en-US"/>
          </w:rPr>
          <w:delText xml:space="preserve">dynamics </w:delText>
        </w:r>
        <w:r w:rsidR="00D7013C" w:rsidDel="00BB0D4E">
          <w:rPr>
            <w:rFonts w:cstheme="minorHAnsi"/>
            <w:sz w:val="20"/>
            <w:szCs w:val="20"/>
            <w:lang w:val="en-US"/>
          </w:rPr>
          <w:delText>associated with all the production technologies under consideration</w:delText>
        </w:r>
      </w:del>
      <w:ins w:id="128" w:author="Guillén Gosalbez  Gonzalo" w:date="2023-09-14T12:36:00Z">
        <w:r w:rsidR="00BB0D4E">
          <w:rPr>
            <w:rFonts w:cstheme="minorHAnsi"/>
            <w:sz w:val="20"/>
            <w:szCs w:val="20"/>
            <w:lang w:val="en-US"/>
          </w:rPr>
          <w:t>temporal profiles</w:t>
        </w:r>
      </w:ins>
      <w:r w:rsidR="00E71F31">
        <w:rPr>
          <w:rFonts w:cstheme="minorHAnsi"/>
          <w:sz w:val="20"/>
          <w:szCs w:val="20"/>
          <w:lang w:val="en-US"/>
        </w:rPr>
        <w:t xml:space="preserve">. </w:t>
      </w:r>
      <w:ins w:id="129" w:author="Guillén Gosalbez  Gonzalo" w:date="2023-09-14T12:36:00Z">
        <w:r w:rsidR="00BB0D4E">
          <w:rPr>
            <w:rFonts w:cstheme="minorHAnsi"/>
            <w:sz w:val="20"/>
            <w:szCs w:val="20"/>
            <w:lang w:val="en-US"/>
          </w:rPr>
          <w:t>We find that the</w:t>
        </w:r>
        <w:r>
          <w:rPr>
            <w:rFonts w:cstheme="minorHAnsi"/>
            <w:sz w:val="20"/>
            <w:szCs w:val="20"/>
            <w:lang w:val="en-US"/>
          </w:rPr>
          <w:t xml:space="preserve"> carbon footprint </w:t>
        </w:r>
      </w:ins>
      <w:ins w:id="130" w:author="Guillén Gosalbez  Gonzalo" w:date="2023-09-14T12:37:00Z">
        <w:r>
          <w:rPr>
            <w:rFonts w:cstheme="minorHAnsi"/>
            <w:sz w:val="20"/>
            <w:szCs w:val="20"/>
            <w:lang w:val="en-US"/>
          </w:rPr>
          <w:t>of all chemicals declines over time due to the expected decarbonization of key sectors and that the</w:t>
        </w:r>
      </w:ins>
      <w:ins w:id="131" w:author="Guillén Gosalbez  Gonzalo" w:date="2023-09-14T12:36:00Z">
        <w:r w:rsidR="00BB0D4E">
          <w:rPr>
            <w:rFonts w:cstheme="minorHAnsi"/>
            <w:sz w:val="20"/>
            <w:szCs w:val="20"/>
            <w:lang w:val="en-US"/>
          </w:rPr>
          <w:t xml:space="preserve"> gap in carbon intensity between the fossil and green </w:t>
        </w:r>
      </w:ins>
      <w:ins w:id="132" w:author="Guillén Gosalbez  Gonzalo" w:date="2023-09-14T12:37:00Z">
        <w:r>
          <w:rPr>
            <w:rFonts w:cstheme="minorHAnsi"/>
            <w:sz w:val="20"/>
            <w:szCs w:val="20"/>
            <w:lang w:val="en-US"/>
          </w:rPr>
          <w:t>routes</w:t>
        </w:r>
      </w:ins>
      <w:ins w:id="133" w:author="Guillén Gosalbez  Gonzalo" w:date="2023-09-14T12:36:00Z">
        <w:r w:rsidR="00BB0D4E">
          <w:rPr>
            <w:rFonts w:cstheme="minorHAnsi"/>
            <w:sz w:val="20"/>
            <w:szCs w:val="20"/>
            <w:lang w:val="en-US"/>
          </w:rPr>
          <w:t xml:space="preserve"> </w:t>
        </w:r>
      </w:ins>
      <w:ins w:id="134" w:author="Guillén Gosalbez  Gonzalo" w:date="2023-09-14T12:37:00Z">
        <w:r>
          <w:rPr>
            <w:rFonts w:cstheme="minorHAnsi"/>
            <w:sz w:val="20"/>
            <w:szCs w:val="20"/>
            <w:lang w:val="en-US"/>
          </w:rPr>
          <w:t xml:space="preserve">will </w:t>
        </w:r>
      </w:ins>
      <w:ins w:id="135" w:author="Guillén Gosalbez  Gonzalo" w:date="2023-09-14T12:36:00Z">
        <w:r w:rsidR="00BB0D4E">
          <w:rPr>
            <w:rFonts w:cstheme="minorHAnsi"/>
            <w:sz w:val="20"/>
            <w:szCs w:val="20"/>
            <w:lang w:val="en-US"/>
          </w:rPr>
          <w:t>widen</w:t>
        </w:r>
      </w:ins>
      <w:ins w:id="136" w:author="Guillén Gosalbez  Gonzalo" w:date="2023-09-14T12:37:00Z">
        <w:r>
          <w:rPr>
            <w:rFonts w:cstheme="minorHAnsi"/>
            <w:sz w:val="20"/>
            <w:szCs w:val="20"/>
            <w:lang w:val="en-US"/>
          </w:rPr>
          <w:t xml:space="preserve"> in the future. </w:t>
        </w:r>
      </w:ins>
      <w:del w:id="137" w:author="Guillén Gosalbez  Gonzalo" w:date="2023-09-14T12:37:00Z">
        <w:r w:rsidR="007C7F07" w:rsidDel="009760FE">
          <w:rPr>
            <w:rFonts w:cstheme="minorHAnsi"/>
            <w:sz w:val="20"/>
            <w:szCs w:val="20"/>
            <w:lang w:val="en-US"/>
          </w:rPr>
          <w:delText>As a result</w:delText>
        </w:r>
      </w:del>
      <w:ins w:id="138" w:author="Guillén Gosalbez  Gonzalo" w:date="2023-09-14T12:37:00Z">
        <w:r>
          <w:rPr>
            <w:rFonts w:cstheme="minorHAnsi"/>
            <w:sz w:val="20"/>
            <w:szCs w:val="20"/>
            <w:lang w:val="en-US"/>
          </w:rPr>
          <w:t>Overall</w:t>
        </w:r>
      </w:ins>
      <w:r w:rsidR="00E71F31">
        <w:rPr>
          <w:rFonts w:cstheme="minorHAnsi"/>
          <w:sz w:val="20"/>
          <w:szCs w:val="20"/>
          <w:lang w:val="en-US"/>
        </w:rPr>
        <w:t xml:space="preserve">, </w:t>
      </w:r>
      <w:del w:id="139" w:author="Guillén Gosalbez  Gonzalo" w:date="2023-09-14T12:37:00Z">
        <w:r w:rsidR="00E71F31" w:rsidDel="009760FE">
          <w:rPr>
            <w:rFonts w:cstheme="minorHAnsi"/>
            <w:sz w:val="20"/>
            <w:szCs w:val="20"/>
            <w:lang w:val="en-US"/>
          </w:rPr>
          <w:delText>these</w:delText>
        </w:r>
      </w:del>
      <w:ins w:id="140" w:author="Guillén Gosalbez  Gonzalo" w:date="2023-09-14T12:37:00Z">
        <w:r>
          <w:rPr>
            <w:rFonts w:cstheme="minorHAnsi"/>
            <w:sz w:val="20"/>
            <w:szCs w:val="20"/>
            <w:lang w:val="en-US"/>
          </w:rPr>
          <w:t>our</w:t>
        </w:r>
      </w:ins>
      <w:r w:rsidR="00E71F31">
        <w:rPr>
          <w:rFonts w:cstheme="minorHAnsi"/>
          <w:sz w:val="20"/>
          <w:szCs w:val="20"/>
          <w:lang w:val="en-US"/>
        </w:rPr>
        <w:t xml:space="preserve"> </w:t>
      </w:r>
      <w:r w:rsidR="007C7F07">
        <w:rPr>
          <w:rFonts w:cstheme="minorHAnsi"/>
          <w:sz w:val="20"/>
          <w:szCs w:val="20"/>
          <w:lang w:val="en-US"/>
        </w:rPr>
        <w:t>findings</w:t>
      </w:r>
      <w:r w:rsidR="00E71F31">
        <w:rPr>
          <w:rFonts w:cstheme="minorHAnsi"/>
          <w:sz w:val="20"/>
          <w:szCs w:val="20"/>
          <w:lang w:val="en-US"/>
        </w:rPr>
        <w:t xml:space="preserve"> </w:t>
      </w:r>
      <w:r w:rsidR="00726855">
        <w:rPr>
          <w:rFonts w:cstheme="minorHAnsi"/>
          <w:sz w:val="20"/>
          <w:szCs w:val="20"/>
          <w:lang w:val="en-US"/>
        </w:rPr>
        <w:t>offer</w:t>
      </w:r>
      <w:r w:rsidR="007C7F07">
        <w:rPr>
          <w:rFonts w:cstheme="minorHAnsi"/>
          <w:sz w:val="20"/>
          <w:szCs w:val="20"/>
          <w:lang w:val="en-US"/>
        </w:rPr>
        <w:t xml:space="preserve"> a </w:t>
      </w:r>
      <w:r w:rsidR="00726855">
        <w:rPr>
          <w:rFonts w:cstheme="minorHAnsi"/>
          <w:sz w:val="20"/>
          <w:szCs w:val="20"/>
          <w:lang w:val="en-US"/>
        </w:rPr>
        <w:t xml:space="preserve">broader </w:t>
      </w:r>
      <w:r w:rsidR="002309FB">
        <w:rPr>
          <w:rFonts w:cstheme="minorHAnsi"/>
          <w:sz w:val="20"/>
          <w:szCs w:val="20"/>
          <w:lang w:val="en-US"/>
        </w:rPr>
        <w:t>perspective</w:t>
      </w:r>
      <w:r w:rsidR="007C7F07">
        <w:rPr>
          <w:rFonts w:cstheme="minorHAnsi"/>
          <w:sz w:val="20"/>
          <w:szCs w:val="20"/>
          <w:lang w:val="en-US"/>
        </w:rPr>
        <w:t xml:space="preserve"> on the environmental performance of </w:t>
      </w:r>
      <w:r w:rsidR="00DB1A49">
        <w:rPr>
          <w:rFonts w:cstheme="minorHAnsi"/>
          <w:sz w:val="20"/>
          <w:szCs w:val="20"/>
          <w:lang w:val="en-US"/>
        </w:rPr>
        <w:t>various</w:t>
      </w:r>
      <w:r w:rsidR="001944E4">
        <w:rPr>
          <w:rFonts w:cstheme="minorHAnsi"/>
          <w:sz w:val="20"/>
          <w:szCs w:val="20"/>
          <w:lang w:val="en-US"/>
        </w:rPr>
        <w:t xml:space="preserve"> production routes</w:t>
      </w:r>
      <w:del w:id="141" w:author="Guillén Gosalbez  Gonzalo" w:date="2023-09-14T12:38:00Z">
        <w:r w:rsidR="001944E4" w:rsidDel="009760FE">
          <w:rPr>
            <w:rFonts w:cstheme="minorHAnsi"/>
            <w:sz w:val="20"/>
            <w:szCs w:val="20"/>
            <w:lang w:val="en-US"/>
          </w:rPr>
          <w:delText xml:space="preserve"> for </w:delText>
        </w:r>
        <w:r w:rsidR="007C7F07" w:rsidDel="009760FE">
          <w:rPr>
            <w:rFonts w:cstheme="minorHAnsi"/>
            <w:sz w:val="20"/>
            <w:szCs w:val="20"/>
            <w:lang w:val="en-US"/>
          </w:rPr>
          <w:delText>platform chemicals</w:delText>
        </w:r>
      </w:del>
      <w:r w:rsidR="00726855">
        <w:rPr>
          <w:rFonts w:cstheme="minorHAnsi"/>
          <w:sz w:val="20"/>
          <w:szCs w:val="20"/>
          <w:lang w:val="en-US"/>
        </w:rPr>
        <w:t xml:space="preserve">, </w:t>
      </w:r>
      <w:del w:id="142" w:author="Guillén Gosalbez  Gonzalo" w:date="2023-09-14T12:38:00Z">
        <w:r w:rsidR="00AB6600" w:rsidDel="009760FE">
          <w:rPr>
            <w:rFonts w:cstheme="minorHAnsi"/>
            <w:sz w:val="20"/>
            <w:szCs w:val="20"/>
            <w:lang w:val="en-US"/>
          </w:rPr>
          <w:delText>allowing</w:delText>
        </w:r>
        <w:r w:rsidR="00726855" w:rsidDel="009760FE">
          <w:rPr>
            <w:rFonts w:cstheme="minorHAnsi"/>
            <w:sz w:val="20"/>
            <w:szCs w:val="20"/>
            <w:lang w:val="en-US"/>
          </w:rPr>
          <w:delText xml:space="preserve"> us to make informed </w:delText>
        </w:r>
        <w:r w:rsidR="00AB6600" w:rsidDel="009760FE">
          <w:rPr>
            <w:rFonts w:cstheme="minorHAnsi"/>
            <w:sz w:val="20"/>
            <w:szCs w:val="20"/>
            <w:lang w:val="en-US"/>
          </w:rPr>
          <w:delText>decision</w:delText>
        </w:r>
        <w:r w:rsidR="00EC2B1D" w:rsidDel="009760FE">
          <w:rPr>
            <w:rFonts w:cstheme="minorHAnsi"/>
            <w:sz w:val="20"/>
            <w:szCs w:val="20"/>
            <w:lang w:val="en-US"/>
          </w:rPr>
          <w:delText xml:space="preserve">s </w:delText>
        </w:r>
        <w:r w:rsidR="0029599E" w:rsidDel="009760FE">
          <w:rPr>
            <w:rFonts w:cstheme="minorHAnsi"/>
            <w:sz w:val="20"/>
            <w:szCs w:val="20"/>
            <w:lang w:val="en-US"/>
          </w:rPr>
          <w:delText>for</w:delText>
        </w:r>
        <w:r w:rsidR="00EC2B1D" w:rsidDel="009760FE">
          <w:rPr>
            <w:rFonts w:cstheme="minorHAnsi"/>
            <w:sz w:val="20"/>
            <w:szCs w:val="20"/>
            <w:lang w:val="en-US"/>
          </w:rPr>
          <w:delText xml:space="preserve"> the advancement of sustainable manufacturing processes</w:delText>
        </w:r>
      </w:del>
      <w:ins w:id="143" w:author="Guillén Gosalbez  Gonzalo" w:date="2023-09-14T12:38:00Z">
        <w:r>
          <w:rPr>
            <w:rFonts w:cstheme="minorHAnsi"/>
            <w:sz w:val="20"/>
            <w:szCs w:val="20"/>
            <w:lang w:val="en-US"/>
          </w:rPr>
          <w:t>uncovering the true potential of fossil and</w:t>
        </w:r>
      </w:ins>
      <w:ins w:id="144" w:author="Guillén Gosalbez  Gonzalo" w:date="2023-09-14T12:39:00Z">
        <w:r>
          <w:rPr>
            <w:rFonts w:cstheme="minorHAnsi"/>
            <w:sz w:val="20"/>
            <w:szCs w:val="20"/>
            <w:lang w:val="en-US"/>
          </w:rPr>
          <w:t xml:space="preserve"> renewable carbon-based </w:t>
        </w:r>
      </w:ins>
      <w:ins w:id="145" w:author="Guillén Gosalbez  Gonzalo" w:date="2023-09-14T12:38:00Z">
        <w:r>
          <w:rPr>
            <w:rFonts w:cstheme="minorHAnsi"/>
            <w:sz w:val="20"/>
            <w:szCs w:val="20"/>
            <w:lang w:val="en-US"/>
          </w:rPr>
          <w:t>chemicals under plausible future socio-economic and technological trends</w:t>
        </w:r>
      </w:ins>
      <w:r w:rsidR="007C7F07">
        <w:rPr>
          <w:rFonts w:cstheme="minorHAnsi"/>
          <w:sz w:val="20"/>
          <w:szCs w:val="20"/>
          <w:lang w:val="en-US"/>
        </w:rPr>
        <w:t xml:space="preserve">. </w:t>
      </w:r>
    </w:p>
    <w:p w14:paraId="1C5C9AC8" w14:textId="77777777" w:rsidR="00E86C25" w:rsidRPr="00090B32" w:rsidRDefault="00E86C25" w:rsidP="00A81A58">
      <w:pPr>
        <w:spacing w:after="0" w:line="276" w:lineRule="auto"/>
        <w:ind w:firstLine="720"/>
        <w:rPr>
          <w:rFonts w:cstheme="minorHAnsi"/>
          <w:sz w:val="20"/>
          <w:szCs w:val="20"/>
          <w:lang w:val="en-US"/>
        </w:rPr>
      </w:pPr>
    </w:p>
    <w:p w14:paraId="27AAA374" w14:textId="77777777" w:rsidR="00350399" w:rsidRPr="00090B32" w:rsidRDefault="00350399" w:rsidP="00A81A58">
      <w:pPr>
        <w:pStyle w:val="Els-body-text"/>
        <w:spacing w:line="276" w:lineRule="auto"/>
        <w:jc w:val="left"/>
        <w:rPr>
          <w:rFonts w:asciiTheme="minorHAnsi" w:hAnsiTheme="minorHAnsi" w:cstheme="minorHAnsi"/>
        </w:rPr>
      </w:pPr>
      <w:r w:rsidRPr="00090B32">
        <w:rPr>
          <w:rFonts w:asciiTheme="minorHAnsi" w:hAnsiTheme="minorHAnsi" w:cstheme="minorHAnsi"/>
          <w:b/>
          <w:bCs/>
        </w:rPr>
        <w:t>Keywords</w:t>
      </w:r>
      <w:r w:rsidRPr="00090B32">
        <w:rPr>
          <w:rFonts w:asciiTheme="minorHAnsi" w:hAnsiTheme="minorHAnsi" w:cstheme="minorHAnsi"/>
        </w:rPr>
        <w:t xml:space="preserve">: </w:t>
      </w:r>
      <w:r w:rsidR="00391A25" w:rsidRPr="00090B32">
        <w:rPr>
          <w:rFonts w:asciiTheme="minorHAnsi" w:hAnsiTheme="minorHAnsi" w:cstheme="minorHAnsi"/>
        </w:rPr>
        <w:t>prospective life cycle assessment, platform chemicals, integrated assessment models</w:t>
      </w:r>
    </w:p>
    <w:p w14:paraId="584D66D7" w14:textId="77777777" w:rsidR="00715138" w:rsidRPr="00715138" w:rsidRDefault="00715138" w:rsidP="00A81A58">
      <w:pPr>
        <w:pStyle w:val="Els-reference-head"/>
        <w:jc w:val="left"/>
        <w:rPr>
          <w:rFonts w:asciiTheme="minorHAnsi" w:hAnsiTheme="minorHAnsi" w:cstheme="minorHAnsi"/>
          <w:b w:val="0"/>
          <w:sz w:val="20"/>
          <w:szCs w:val="20"/>
        </w:rPr>
      </w:pPr>
      <w:r>
        <w:rPr>
          <w:rFonts w:asciiTheme="minorHAnsi" w:hAnsiTheme="minorHAnsi" w:cstheme="minorHAnsi"/>
          <w:sz w:val="20"/>
          <w:szCs w:val="20"/>
        </w:rPr>
        <w:t xml:space="preserve">Acknowledgments: </w:t>
      </w:r>
      <w:r>
        <w:rPr>
          <w:rFonts w:asciiTheme="minorHAnsi" w:hAnsiTheme="minorHAnsi" w:cstheme="minorHAnsi"/>
          <w:b w:val="0"/>
          <w:sz w:val="20"/>
          <w:szCs w:val="20"/>
        </w:rPr>
        <w:t>This work was created as a part of NCCR catalysis (grant number 180544), a National Centre of Competence in Research funded by the Swiss National Science Foundation.</w:t>
      </w:r>
    </w:p>
    <w:p w14:paraId="2C6F2DCF" w14:textId="77777777" w:rsidR="00350399" w:rsidRPr="00090B32" w:rsidRDefault="00350399" w:rsidP="00A81A58">
      <w:pPr>
        <w:pStyle w:val="Els-reference-head"/>
        <w:jc w:val="left"/>
        <w:rPr>
          <w:rFonts w:asciiTheme="minorHAnsi" w:hAnsiTheme="minorHAnsi" w:cstheme="minorHAnsi"/>
          <w:sz w:val="20"/>
          <w:szCs w:val="20"/>
        </w:rPr>
      </w:pPr>
      <w:r w:rsidRPr="00090B32">
        <w:rPr>
          <w:rFonts w:asciiTheme="minorHAnsi" w:hAnsiTheme="minorHAnsi" w:cstheme="minorHAnsi"/>
          <w:sz w:val="20"/>
          <w:szCs w:val="20"/>
        </w:rPr>
        <w:t>References</w:t>
      </w:r>
    </w:p>
    <w:p w14:paraId="051D8F5A" w14:textId="61538010" w:rsidR="0015468C" w:rsidRPr="0015468C" w:rsidDel="0015468C" w:rsidRDefault="00B82F44" w:rsidP="0015468C">
      <w:pPr>
        <w:pStyle w:val="Bibliography"/>
        <w:jc w:val="both"/>
        <w:rPr>
          <w:del w:id="146" w:author="Nabera  Abhinandan" w:date="2023-09-14T13:03:00Z"/>
          <w:rFonts w:ascii="Calibri" w:hAnsi="Calibri" w:cs="Calibri"/>
          <w:sz w:val="20"/>
        </w:rPr>
        <w:pPrChange w:id="147" w:author="Nabera  Abhinandan" w:date="2023-09-14T13:03:00Z">
          <w:pPr>
            <w:pStyle w:val="Bibliography"/>
          </w:pPr>
        </w:pPrChange>
      </w:pPr>
      <w:r w:rsidRPr="003776FC">
        <w:rPr>
          <w:rFonts w:cstheme="minorHAnsi"/>
          <w:sz w:val="20"/>
          <w:szCs w:val="20"/>
          <w:lang w:val="en-US"/>
        </w:rPr>
        <w:fldChar w:fldCharType="begin"/>
      </w:r>
      <w:r w:rsidR="0015468C">
        <w:rPr>
          <w:rFonts w:cstheme="minorHAnsi"/>
          <w:sz w:val="20"/>
          <w:szCs w:val="20"/>
          <w:lang w:val="en-US"/>
        </w:rPr>
        <w:instrText xml:space="preserve"> ADDIN ZOTERO_BIBL {"uncited":[],"omitted":[],"custom":[]} CSL_BIBLIOGRAPHY </w:instrText>
      </w:r>
      <w:r w:rsidRPr="003776FC">
        <w:rPr>
          <w:rFonts w:cstheme="minorHAnsi"/>
          <w:sz w:val="20"/>
          <w:szCs w:val="20"/>
          <w:lang w:val="en-US"/>
        </w:rPr>
        <w:fldChar w:fldCharType="separate"/>
      </w:r>
      <w:r w:rsidR="0015468C" w:rsidRPr="0015468C">
        <w:rPr>
          <w:rFonts w:ascii="Calibri" w:hAnsi="Calibri" w:cs="Calibri"/>
          <w:sz w:val="20"/>
        </w:rPr>
        <w:t xml:space="preserve">Sacchi, R., Terlouw, T., </w:t>
      </w:r>
      <w:proofErr w:type="spellStart"/>
      <w:r w:rsidR="0015468C" w:rsidRPr="0015468C">
        <w:rPr>
          <w:rFonts w:ascii="Calibri" w:hAnsi="Calibri" w:cs="Calibri"/>
          <w:sz w:val="20"/>
        </w:rPr>
        <w:t>Siala</w:t>
      </w:r>
      <w:proofErr w:type="spellEnd"/>
      <w:r w:rsidR="0015468C" w:rsidRPr="0015468C">
        <w:rPr>
          <w:rFonts w:ascii="Calibri" w:hAnsi="Calibri" w:cs="Calibri"/>
          <w:sz w:val="20"/>
        </w:rPr>
        <w:t xml:space="preserve">, K., </w:t>
      </w:r>
      <w:proofErr w:type="spellStart"/>
      <w:r w:rsidR="0015468C" w:rsidRPr="0015468C">
        <w:rPr>
          <w:rFonts w:ascii="Calibri" w:hAnsi="Calibri" w:cs="Calibri"/>
          <w:sz w:val="20"/>
        </w:rPr>
        <w:t>Dirnaichner</w:t>
      </w:r>
      <w:proofErr w:type="spellEnd"/>
      <w:r w:rsidR="0015468C" w:rsidRPr="0015468C">
        <w:rPr>
          <w:rFonts w:ascii="Calibri" w:hAnsi="Calibri" w:cs="Calibri"/>
          <w:sz w:val="20"/>
        </w:rPr>
        <w:t xml:space="preserve">, A., Bauer, C., Cox, B., </w:t>
      </w:r>
      <w:proofErr w:type="spellStart"/>
      <w:r w:rsidR="0015468C" w:rsidRPr="0015468C">
        <w:rPr>
          <w:rFonts w:ascii="Calibri" w:hAnsi="Calibri" w:cs="Calibri"/>
          <w:sz w:val="20"/>
        </w:rPr>
        <w:t>Mutel</w:t>
      </w:r>
      <w:proofErr w:type="spellEnd"/>
      <w:r w:rsidR="0015468C" w:rsidRPr="0015468C">
        <w:rPr>
          <w:rFonts w:ascii="Calibri" w:hAnsi="Calibri" w:cs="Calibri"/>
          <w:sz w:val="20"/>
        </w:rPr>
        <w:t xml:space="preserve">, C., </w:t>
      </w:r>
      <w:proofErr w:type="spellStart"/>
      <w:r w:rsidR="0015468C" w:rsidRPr="0015468C">
        <w:rPr>
          <w:rFonts w:ascii="Calibri" w:hAnsi="Calibri" w:cs="Calibri"/>
          <w:sz w:val="20"/>
        </w:rPr>
        <w:t>Daioglou</w:t>
      </w:r>
      <w:proofErr w:type="spellEnd"/>
      <w:r w:rsidR="0015468C" w:rsidRPr="0015468C">
        <w:rPr>
          <w:rFonts w:ascii="Calibri" w:hAnsi="Calibri" w:cs="Calibri"/>
          <w:sz w:val="20"/>
        </w:rPr>
        <w:t xml:space="preserve">, V., </w:t>
      </w:r>
      <w:proofErr w:type="spellStart"/>
      <w:r w:rsidR="0015468C" w:rsidRPr="0015468C">
        <w:rPr>
          <w:rFonts w:ascii="Calibri" w:hAnsi="Calibri" w:cs="Calibri"/>
          <w:sz w:val="20"/>
        </w:rPr>
        <w:t>Luderer</w:t>
      </w:r>
      <w:proofErr w:type="spellEnd"/>
      <w:r w:rsidR="0015468C" w:rsidRPr="0015468C">
        <w:rPr>
          <w:rFonts w:ascii="Calibri" w:hAnsi="Calibri" w:cs="Calibri"/>
          <w:sz w:val="20"/>
        </w:rPr>
        <w:t xml:space="preserve">, G., 2022. </w:t>
      </w:r>
      <w:proofErr w:type="spellStart"/>
      <w:r w:rsidR="0015468C" w:rsidRPr="0015468C">
        <w:rPr>
          <w:rFonts w:ascii="Calibri" w:hAnsi="Calibri" w:cs="Calibri"/>
          <w:sz w:val="20"/>
        </w:rPr>
        <w:t>PRospective</w:t>
      </w:r>
      <w:proofErr w:type="spellEnd"/>
      <w:r w:rsidR="0015468C" w:rsidRPr="0015468C">
        <w:rPr>
          <w:rFonts w:ascii="Calibri" w:hAnsi="Calibri" w:cs="Calibri"/>
          <w:sz w:val="20"/>
        </w:rPr>
        <w:t xml:space="preserve"> </w:t>
      </w:r>
      <w:proofErr w:type="spellStart"/>
      <w:r w:rsidR="0015468C" w:rsidRPr="0015468C">
        <w:rPr>
          <w:rFonts w:ascii="Calibri" w:hAnsi="Calibri" w:cs="Calibri"/>
          <w:sz w:val="20"/>
        </w:rPr>
        <w:t>EnvironMental</w:t>
      </w:r>
      <w:proofErr w:type="spellEnd"/>
      <w:r w:rsidR="0015468C" w:rsidRPr="0015468C">
        <w:rPr>
          <w:rFonts w:ascii="Calibri" w:hAnsi="Calibri" w:cs="Calibri"/>
          <w:sz w:val="20"/>
        </w:rPr>
        <w:t xml:space="preserve"> Impact </w:t>
      </w:r>
      <w:proofErr w:type="spellStart"/>
      <w:r w:rsidR="0015468C" w:rsidRPr="0015468C">
        <w:rPr>
          <w:rFonts w:ascii="Calibri" w:hAnsi="Calibri" w:cs="Calibri"/>
          <w:sz w:val="20"/>
        </w:rPr>
        <w:t>asSEment</w:t>
      </w:r>
      <w:proofErr w:type="spellEnd"/>
      <w:r w:rsidR="0015468C" w:rsidRPr="0015468C">
        <w:rPr>
          <w:rFonts w:ascii="Calibri" w:hAnsi="Calibri" w:cs="Calibri"/>
          <w:sz w:val="20"/>
        </w:rPr>
        <w:t xml:space="preserve"> (premise): A streamlined approach to producing databases for prospective life cycle assessment using integrated assessment models. Renewable and Sustainable Energy Reviews 160, 112311. https://doi.org/10.1016/j.rser.2022.112311</w:t>
      </w:r>
    </w:p>
    <w:p w14:paraId="13E9E0D7" w14:textId="5A11360D" w:rsidR="00350399" w:rsidRPr="00090B32" w:rsidDel="0015468C" w:rsidRDefault="00B82F44" w:rsidP="0015468C">
      <w:pPr>
        <w:pStyle w:val="Bibliography"/>
        <w:jc w:val="both"/>
        <w:rPr>
          <w:del w:id="148" w:author="Nabera  Abhinandan" w:date="2023-09-14T13:03:00Z"/>
          <w:rFonts w:cstheme="minorHAnsi"/>
          <w:sz w:val="20"/>
          <w:szCs w:val="20"/>
          <w:lang w:val="en-US"/>
        </w:rPr>
        <w:pPrChange w:id="149" w:author="Nabera  Abhinandan" w:date="2023-09-14T13:03:00Z">
          <w:pPr>
            <w:widowControl w:val="0"/>
            <w:autoSpaceDE w:val="0"/>
            <w:autoSpaceDN w:val="0"/>
            <w:adjustRightInd w:val="0"/>
          </w:pPr>
        </w:pPrChange>
      </w:pPr>
      <w:r w:rsidRPr="003776FC">
        <w:rPr>
          <w:rFonts w:cstheme="minorHAnsi"/>
          <w:sz w:val="20"/>
          <w:szCs w:val="20"/>
          <w:lang w:val="en-US"/>
        </w:rPr>
        <w:fldChar w:fldCharType="end"/>
      </w:r>
    </w:p>
    <w:p w14:paraId="0E636489" w14:textId="77777777" w:rsidR="00A95C37" w:rsidRPr="00090B32" w:rsidRDefault="00A95C37" w:rsidP="0015468C">
      <w:pPr>
        <w:pStyle w:val="Bibliography"/>
        <w:rPr>
          <w:rFonts w:cstheme="minorHAnsi"/>
          <w:sz w:val="20"/>
          <w:szCs w:val="20"/>
          <w:lang w:val="en-US"/>
        </w:rPr>
        <w:pPrChange w:id="150" w:author="Nabera  Abhinandan" w:date="2023-09-14T13:03:00Z">
          <w:pPr>
            <w:jc w:val="both"/>
          </w:pPr>
        </w:pPrChange>
      </w:pPr>
    </w:p>
    <w:sectPr w:rsidR="00A95C37" w:rsidRPr="00090B32" w:rsidSect="007151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Guillén Gosalbez  Gonzalo">
    <w15:presenceInfo w15:providerId="AD" w15:userId="S::ggonzalo@ethz.ch::cd0d5c66-a7dc-4706-87cc-7da101826101"/>
  </w15:person>
  <w15:person w15:author="Nabera  Abhinandan">
    <w15:presenceInfo w15:providerId="AD" w15:userId="S-1-5-21-2025429265-764733703-1417001333-53126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revisionView w:markup="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wtzQ1MzA2M7MAAiUdpeDU4uLM/DyQAtNaAAMTjNAsAAAA"/>
  </w:docVars>
  <w:rsids>
    <w:rsidRoot w:val="00350399"/>
    <w:rsid w:val="00017401"/>
    <w:rsid w:val="00024024"/>
    <w:rsid w:val="00072156"/>
    <w:rsid w:val="00083E00"/>
    <w:rsid w:val="00090B32"/>
    <w:rsid w:val="000A6A43"/>
    <w:rsid w:val="000D15E2"/>
    <w:rsid w:val="0010089F"/>
    <w:rsid w:val="00102A51"/>
    <w:rsid w:val="0015468C"/>
    <w:rsid w:val="00156BA1"/>
    <w:rsid w:val="00156D7D"/>
    <w:rsid w:val="00164ADC"/>
    <w:rsid w:val="001944E4"/>
    <w:rsid w:val="001A5382"/>
    <w:rsid w:val="001C5B84"/>
    <w:rsid w:val="001E316C"/>
    <w:rsid w:val="00210510"/>
    <w:rsid w:val="00224F07"/>
    <w:rsid w:val="002309FB"/>
    <w:rsid w:val="00264706"/>
    <w:rsid w:val="002710B4"/>
    <w:rsid w:val="0029599E"/>
    <w:rsid w:val="002C0EEB"/>
    <w:rsid w:val="002F4016"/>
    <w:rsid w:val="00307C08"/>
    <w:rsid w:val="00350399"/>
    <w:rsid w:val="00366C67"/>
    <w:rsid w:val="003776FC"/>
    <w:rsid w:val="00391A25"/>
    <w:rsid w:val="003C48B6"/>
    <w:rsid w:val="004039D7"/>
    <w:rsid w:val="004168B2"/>
    <w:rsid w:val="004252BC"/>
    <w:rsid w:val="00460015"/>
    <w:rsid w:val="004709E0"/>
    <w:rsid w:val="004863AF"/>
    <w:rsid w:val="004B7EF7"/>
    <w:rsid w:val="004D1E5F"/>
    <w:rsid w:val="004E374D"/>
    <w:rsid w:val="004E5616"/>
    <w:rsid w:val="00517B0C"/>
    <w:rsid w:val="00532700"/>
    <w:rsid w:val="005328F0"/>
    <w:rsid w:val="005437BA"/>
    <w:rsid w:val="005835FA"/>
    <w:rsid w:val="0064384E"/>
    <w:rsid w:val="0065162D"/>
    <w:rsid w:val="00657076"/>
    <w:rsid w:val="0066022E"/>
    <w:rsid w:val="007007A0"/>
    <w:rsid w:val="007050DC"/>
    <w:rsid w:val="00715138"/>
    <w:rsid w:val="0071563C"/>
    <w:rsid w:val="00723E69"/>
    <w:rsid w:val="00726855"/>
    <w:rsid w:val="007C7F07"/>
    <w:rsid w:val="0081156B"/>
    <w:rsid w:val="00823FB3"/>
    <w:rsid w:val="008648F2"/>
    <w:rsid w:val="00893D97"/>
    <w:rsid w:val="008C733D"/>
    <w:rsid w:val="00924559"/>
    <w:rsid w:val="00927AB6"/>
    <w:rsid w:val="009760FE"/>
    <w:rsid w:val="00980DF4"/>
    <w:rsid w:val="009B1FD3"/>
    <w:rsid w:val="009B3B8C"/>
    <w:rsid w:val="009B6939"/>
    <w:rsid w:val="00A16E58"/>
    <w:rsid w:val="00A432A1"/>
    <w:rsid w:val="00A81A58"/>
    <w:rsid w:val="00A95C37"/>
    <w:rsid w:val="00AB0822"/>
    <w:rsid w:val="00AB3714"/>
    <w:rsid w:val="00AB6600"/>
    <w:rsid w:val="00B30D4B"/>
    <w:rsid w:val="00B547A5"/>
    <w:rsid w:val="00B65D42"/>
    <w:rsid w:val="00B76394"/>
    <w:rsid w:val="00B82F44"/>
    <w:rsid w:val="00BB0D4E"/>
    <w:rsid w:val="00BC1284"/>
    <w:rsid w:val="00BC2534"/>
    <w:rsid w:val="00BF2FA3"/>
    <w:rsid w:val="00BF36F0"/>
    <w:rsid w:val="00C074BC"/>
    <w:rsid w:val="00C24781"/>
    <w:rsid w:val="00C4081F"/>
    <w:rsid w:val="00CA7C0D"/>
    <w:rsid w:val="00CC06B6"/>
    <w:rsid w:val="00CC7657"/>
    <w:rsid w:val="00D05C34"/>
    <w:rsid w:val="00D1449D"/>
    <w:rsid w:val="00D273F2"/>
    <w:rsid w:val="00D3270A"/>
    <w:rsid w:val="00D37431"/>
    <w:rsid w:val="00D42CDA"/>
    <w:rsid w:val="00D63968"/>
    <w:rsid w:val="00D7009B"/>
    <w:rsid w:val="00D7013C"/>
    <w:rsid w:val="00D73E69"/>
    <w:rsid w:val="00DA0D0A"/>
    <w:rsid w:val="00DB1A49"/>
    <w:rsid w:val="00DC0FF6"/>
    <w:rsid w:val="00DC4CDF"/>
    <w:rsid w:val="00DD5EB3"/>
    <w:rsid w:val="00E047F5"/>
    <w:rsid w:val="00E21B6A"/>
    <w:rsid w:val="00E222D0"/>
    <w:rsid w:val="00E24456"/>
    <w:rsid w:val="00E47E2D"/>
    <w:rsid w:val="00E56899"/>
    <w:rsid w:val="00E66085"/>
    <w:rsid w:val="00E71F31"/>
    <w:rsid w:val="00E86C25"/>
    <w:rsid w:val="00EA0AEE"/>
    <w:rsid w:val="00EB05CA"/>
    <w:rsid w:val="00EC2B1D"/>
    <w:rsid w:val="00EC76CB"/>
    <w:rsid w:val="00F1304D"/>
    <w:rsid w:val="00F6659C"/>
    <w:rsid w:val="00F7477C"/>
    <w:rsid w:val="00FD78A2"/>
    <w:rsid w:val="00FE283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AA374"/>
  <w15:chartTrackingRefBased/>
  <w15:docId w15:val="{9D5F42B7-B4C6-4D74-975D-49D322D8E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0399"/>
    <w:pPr>
      <w:spacing w:after="0" w:line="240" w:lineRule="auto"/>
    </w:pPr>
    <w:rPr>
      <w:rFonts w:ascii="Times New Roman" w:eastAsia="Times New Roman" w:hAnsi="Times New Roman" w:cs="Times New Roman"/>
      <w:sz w:val="20"/>
      <w:szCs w:val="20"/>
    </w:rPr>
  </w:style>
  <w:style w:type="paragraph" w:customStyle="1" w:styleId="Els-Abstract">
    <w:name w:val="Els-Abstract"/>
    <w:basedOn w:val="Normal"/>
    <w:next w:val="Normal"/>
    <w:autoRedefine/>
    <w:rsid w:val="00350399"/>
    <w:pPr>
      <w:keepNext/>
      <w:suppressAutoHyphens/>
      <w:spacing w:before="240" w:after="60" w:line="240" w:lineRule="exact"/>
      <w:jc w:val="both"/>
    </w:pPr>
    <w:rPr>
      <w:rFonts w:eastAsia="Times New Roman" w:cstheme="minorHAnsi"/>
      <w:b/>
      <w:sz w:val="20"/>
      <w:szCs w:val="20"/>
      <w:lang w:val="en-US"/>
    </w:rPr>
  </w:style>
  <w:style w:type="paragraph" w:customStyle="1" w:styleId="Els-body-text">
    <w:name w:val="Els-body-text"/>
    <w:rsid w:val="00350399"/>
    <w:pPr>
      <w:spacing w:after="0" w:line="240" w:lineRule="auto"/>
      <w:jc w:val="both"/>
    </w:pPr>
    <w:rPr>
      <w:rFonts w:ascii="Times New Roman" w:eastAsia="Times New Roman" w:hAnsi="Times New Roman" w:cs="Times New Roman"/>
      <w:sz w:val="20"/>
      <w:szCs w:val="20"/>
      <w:lang w:val="en-US"/>
    </w:rPr>
  </w:style>
  <w:style w:type="paragraph" w:customStyle="1" w:styleId="Els-reference-head">
    <w:name w:val="Els-reference-head"/>
    <w:basedOn w:val="Els-body-text"/>
    <w:next w:val="Normal"/>
    <w:rsid w:val="00350399"/>
    <w:pPr>
      <w:keepNext/>
      <w:spacing w:before="240" w:after="60"/>
    </w:pPr>
    <w:rPr>
      <w:b/>
      <w:sz w:val="22"/>
      <w:szCs w:val="22"/>
    </w:rPr>
  </w:style>
  <w:style w:type="character" w:styleId="Hyperlink">
    <w:name w:val="Hyperlink"/>
    <w:basedOn w:val="DefaultParagraphFont"/>
    <w:uiPriority w:val="99"/>
    <w:unhideWhenUsed/>
    <w:rsid w:val="00350399"/>
    <w:rPr>
      <w:color w:val="0563C1" w:themeColor="hyperlink"/>
      <w:u w:val="single"/>
    </w:rPr>
  </w:style>
  <w:style w:type="character" w:styleId="UnresolvedMention">
    <w:name w:val="Unresolved Mention"/>
    <w:basedOn w:val="DefaultParagraphFont"/>
    <w:uiPriority w:val="99"/>
    <w:semiHidden/>
    <w:unhideWhenUsed/>
    <w:rsid w:val="00350399"/>
    <w:rPr>
      <w:color w:val="605E5C"/>
      <w:shd w:val="clear" w:color="auto" w:fill="E1DFDD"/>
    </w:rPr>
  </w:style>
  <w:style w:type="paragraph" w:styleId="Bibliography">
    <w:name w:val="Bibliography"/>
    <w:basedOn w:val="Normal"/>
    <w:next w:val="Normal"/>
    <w:uiPriority w:val="37"/>
    <w:unhideWhenUsed/>
    <w:rsid w:val="00B82F44"/>
    <w:pPr>
      <w:spacing w:after="0" w:line="240" w:lineRule="auto"/>
      <w:ind w:left="720" w:hanging="720"/>
    </w:pPr>
  </w:style>
  <w:style w:type="paragraph" w:styleId="Revision">
    <w:name w:val="Revision"/>
    <w:hidden/>
    <w:uiPriority w:val="99"/>
    <w:semiHidden/>
    <w:rsid w:val="00A81A58"/>
    <w:pPr>
      <w:spacing w:after="0" w:line="240" w:lineRule="auto"/>
    </w:pPr>
  </w:style>
  <w:style w:type="paragraph" w:styleId="BalloonText">
    <w:name w:val="Balloon Text"/>
    <w:basedOn w:val="Normal"/>
    <w:link w:val="BalloonTextChar"/>
    <w:uiPriority w:val="99"/>
    <w:semiHidden/>
    <w:unhideWhenUsed/>
    <w:rsid w:val="001546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468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mailto:gonzalo.guillen.gosalbez@chem.ethz.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4C102-2618-4C63-BADE-8522A6EE9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1813</Words>
  <Characters>10338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3</cp:revision>
  <cp:lastPrinted>2023-09-13T20:13:00Z</cp:lastPrinted>
  <dcterms:created xsi:type="dcterms:W3CDTF">2023-09-14T10:46:00Z</dcterms:created>
  <dcterms:modified xsi:type="dcterms:W3CDTF">2023-09-14T11:03:00Z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id="XdIVxHcG"/&gt;&lt;style id="http://www.zotero.org/styles/computers-and-chemical-engineering" hasBibliography="1" bibliographyStyleHasBeenSet="1"/&gt;&lt;prefs&gt;&lt;pref name="fieldType" value="Field"/&gt;&lt;/prefs&gt;&lt;/</vt:lpwstr>
  </property>
  <property fmtid="{D5CDD505-2E9C-101B-9397-08002B2CF9AE}" pid="3" name="ZOTERO_PREF_2">
    <vt:lpwstr>data&gt;</vt:lpwstr>
  </property>
</Properties>
</file>