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DE67F" w14:textId="7411D85C" w:rsidR="00DD3D9E" w:rsidRPr="00B4388F" w:rsidRDefault="00091837">
      <w:pPr>
        <w:pStyle w:val="Els-Title"/>
        <w:rPr>
          <w:color w:val="000000" w:themeColor="text1"/>
        </w:rPr>
      </w:pPr>
      <w:r>
        <w:rPr>
          <w:color w:val="000000" w:themeColor="text1"/>
        </w:rPr>
        <w:t xml:space="preserve">Prospective life cycle analysis of green platform chemicals uncovers their full environmental </w:t>
      </w:r>
      <w:commentRangeStart w:id="0"/>
      <w:r>
        <w:rPr>
          <w:color w:val="000000" w:themeColor="text1"/>
        </w:rPr>
        <w:t>potential</w:t>
      </w:r>
      <w:commentRangeEnd w:id="0"/>
      <w:r w:rsidR="00ED0B0F">
        <w:rPr>
          <w:rStyle w:val="CommentReference"/>
          <w:b w:val="0"/>
          <w:lang w:val="en-GB"/>
        </w:rPr>
        <w:commentReference w:id="0"/>
      </w:r>
    </w:p>
    <w:p w14:paraId="144DE680" w14:textId="22EDCA26" w:rsidR="00DD3D9E" w:rsidRDefault="00BD2651">
      <w:pPr>
        <w:pStyle w:val="Els-Author"/>
      </w:pPr>
      <w:r>
        <w:t>Abhinandan Nabera,</w:t>
      </w:r>
      <w:r w:rsidRPr="00BD2651">
        <w:rPr>
          <w:vertAlign w:val="superscript"/>
        </w:rPr>
        <w:t>a</w:t>
      </w:r>
      <w:r>
        <w:t xml:space="preserve"> Ioan</w:t>
      </w:r>
      <w:r>
        <w:noBreakHyphen/>
        <w:t>Robert Istrate,</w:t>
      </w:r>
      <w:r w:rsidRPr="00BD2651">
        <w:rPr>
          <w:vertAlign w:val="superscript"/>
        </w:rPr>
        <w:t>b</w:t>
      </w:r>
      <w:r>
        <w:t xml:space="preserve"> </w:t>
      </w:r>
      <w:r w:rsidRPr="00BD2651">
        <w:t>Antonio</w:t>
      </w:r>
      <w:r>
        <w:t> </w:t>
      </w:r>
      <w:r w:rsidRPr="00BD2651">
        <w:t>José</w:t>
      </w:r>
      <w:r>
        <w:t> </w:t>
      </w:r>
      <w:r w:rsidRPr="00BD2651">
        <w:t>Martín,</w:t>
      </w:r>
      <w:r w:rsidRPr="00BD2651">
        <w:rPr>
          <w:vertAlign w:val="superscript"/>
        </w:rPr>
        <w:t>a</w:t>
      </w:r>
      <w:r>
        <w:t xml:space="preserve"> </w:t>
      </w:r>
      <w:r w:rsidRPr="00BD2651">
        <w:t>Javier</w:t>
      </w:r>
      <w:r>
        <w:t> </w:t>
      </w:r>
      <w:r w:rsidRPr="00BD2651">
        <w:t>Pérez</w:t>
      </w:r>
      <w:r>
        <w:noBreakHyphen/>
      </w:r>
      <w:r w:rsidRPr="00BD2651">
        <w:t>Ramírez,</w:t>
      </w:r>
      <w:r w:rsidRPr="00BD2651">
        <w:rPr>
          <w:vertAlign w:val="superscript"/>
        </w:rPr>
        <w:t>a,</w:t>
      </w:r>
      <w:r w:rsidRPr="00CF078F">
        <w:t>*</w:t>
      </w:r>
      <w:r w:rsidRPr="00BD2651">
        <w:t xml:space="preserve"> Gonzalo Guillén-Gosálbez</w:t>
      </w:r>
      <w:r w:rsidRPr="00BD2651">
        <w:rPr>
          <w:vertAlign w:val="superscript"/>
        </w:rPr>
        <w:t>a,</w:t>
      </w:r>
      <w:r w:rsidRPr="00CF078F">
        <w:t>*</w:t>
      </w:r>
    </w:p>
    <w:p w14:paraId="7B27AF16" w14:textId="693083AB" w:rsidR="002F053D" w:rsidRPr="002F053D" w:rsidRDefault="002F053D" w:rsidP="002F053D">
      <w:pPr>
        <w:pStyle w:val="Els-Affiliation"/>
        <w:rPr>
          <w:lang w:val="en-US"/>
        </w:rPr>
      </w:pPr>
      <w:r w:rsidRPr="002F053D">
        <w:rPr>
          <w:vertAlign w:val="superscript"/>
          <w:lang w:val="en-US"/>
        </w:rPr>
        <w:t>a</w:t>
      </w:r>
      <w:r w:rsidRPr="002F053D">
        <w:rPr>
          <w:lang w:val="en-US"/>
        </w:rPr>
        <w:t>Department of Chemistry and Applied Biosciences, ETH Zurich, 8093 Zurich, Switzerland</w:t>
      </w:r>
    </w:p>
    <w:p w14:paraId="237B0D16" w14:textId="42C386A0" w:rsidR="007C4353" w:rsidRPr="007C4353" w:rsidRDefault="007C4353" w:rsidP="007C4353">
      <w:pPr>
        <w:pStyle w:val="Els-Affiliation"/>
        <w:rPr>
          <w:lang w:val="en-US"/>
        </w:rPr>
      </w:pPr>
      <w:r w:rsidRPr="007C4353">
        <w:rPr>
          <w:vertAlign w:val="superscript"/>
          <w:lang w:val="en-US"/>
        </w:rPr>
        <w:t>b</w:t>
      </w:r>
      <w:r w:rsidRPr="007C4353">
        <w:rPr>
          <w:lang w:val="en-US"/>
        </w:rPr>
        <w:t>Institute of Environmental Sciences (CML), Leiden University, 2333 CC Leiden, The Netherlands</w:t>
      </w:r>
    </w:p>
    <w:p w14:paraId="144DE683" w14:textId="44388B5F" w:rsidR="008D2649" w:rsidRPr="00A94774" w:rsidRDefault="00702780" w:rsidP="008D2649">
      <w:pPr>
        <w:pStyle w:val="Els-Affiliation"/>
        <w:spacing w:after="120"/>
      </w:pPr>
      <w:r w:rsidRPr="00CF078F">
        <w:t>*</w:t>
      </w:r>
      <w:r w:rsidRPr="00702780">
        <w:t>jpr@chem.ethz.ch</w:t>
      </w:r>
      <w:r>
        <w:t>, gonzalo.guillen.gosalbez@chem.ethz.ch</w:t>
      </w:r>
    </w:p>
    <w:p w14:paraId="144DE684" w14:textId="77777777" w:rsidR="008D2649" w:rsidRDefault="008D2649" w:rsidP="001D5AD3">
      <w:pPr>
        <w:pStyle w:val="Els-Abstract"/>
        <w:spacing w:after="0"/>
      </w:pPr>
      <w:r>
        <w:t>Abstract</w:t>
      </w:r>
    </w:p>
    <w:p w14:paraId="144DE686" w14:textId="08F91FB7" w:rsidR="008D2649" w:rsidRPr="007711DA" w:rsidRDefault="002F2F8E" w:rsidP="008D2649">
      <w:pPr>
        <w:pStyle w:val="Els-body-text"/>
        <w:spacing w:after="120"/>
      </w:pPr>
      <w:ins w:id="1" w:author="Guillén Gosalbez  Gonzalo" w:date="2023-11-27T09:22:00Z">
        <w:r>
          <w:rPr>
            <w:lang w:val="en-GB"/>
          </w:rPr>
          <w:t xml:space="preserve">Current life cycle assessments </w:t>
        </w:r>
      </w:ins>
      <w:ins w:id="2" w:author="Guillén Gosalbez  Gonzalo" w:date="2023-11-27T09:32:00Z">
        <w:r>
          <w:rPr>
            <w:lang w:val="en-GB"/>
          </w:rPr>
          <w:t xml:space="preserve">(LCAs) </w:t>
        </w:r>
      </w:ins>
      <w:ins w:id="3" w:author="Guillén Gosalbez  Gonzalo" w:date="2023-11-27T09:22:00Z">
        <w:r>
          <w:rPr>
            <w:lang w:val="en-GB"/>
          </w:rPr>
          <w:t xml:space="preserve">of </w:t>
        </w:r>
      </w:ins>
      <w:del w:id="4" w:author="Guillén Gosalbez  Gonzalo" w:date="2023-11-27T09:23:00Z">
        <w:r w:rsidR="001A7816" w:rsidRPr="002B1333" w:rsidDel="002F2F8E">
          <w:rPr>
            <w:lang w:val="en-GB"/>
          </w:rPr>
          <w:delText>C</w:delText>
        </w:r>
      </w:del>
      <w:ins w:id="5" w:author="Guillén Gosalbez  Gonzalo" w:date="2023-11-27T09:23:00Z">
        <w:r>
          <w:rPr>
            <w:lang w:val="en-GB"/>
          </w:rPr>
          <w:t>c</w:t>
        </w:r>
      </w:ins>
      <w:r w:rsidR="001A7816" w:rsidRPr="002B1333">
        <w:rPr>
          <w:lang w:val="en-GB"/>
        </w:rPr>
        <w:t xml:space="preserve">onventional </w:t>
      </w:r>
      <w:del w:id="6" w:author="Guillén Gosalbez  Gonzalo" w:date="2023-11-27T09:23:00Z">
        <w:r w:rsidR="001A7816" w:rsidRPr="002B1333" w:rsidDel="002F2F8E">
          <w:rPr>
            <w:lang w:val="en-GB"/>
          </w:rPr>
          <w:delText>routes for producing chemicals</w:delText>
        </w:r>
        <w:r w:rsidR="00BD3A16" w:rsidRPr="002B1333" w:rsidDel="002F2F8E">
          <w:rPr>
            <w:lang w:val="en-GB"/>
          </w:rPr>
          <w:delText>,</w:delText>
        </w:r>
        <w:r w:rsidR="001A7816" w:rsidRPr="002B1333" w:rsidDel="002F2F8E">
          <w:rPr>
            <w:lang w:val="en-GB"/>
          </w:rPr>
          <w:delText xml:space="preserve"> such as ammonia and methanol</w:delText>
        </w:r>
        <w:r w:rsidR="00BD3A16" w:rsidRPr="002B1333" w:rsidDel="002F2F8E">
          <w:rPr>
            <w:lang w:val="en-GB"/>
          </w:rPr>
          <w:delText>,</w:delText>
        </w:r>
        <w:r w:rsidR="001A7816" w:rsidRPr="002B1333" w:rsidDel="002F2F8E">
          <w:rPr>
            <w:lang w:val="en-GB"/>
          </w:rPr>
          <w:delText xml:space="preserve"> </w:delText>
        </w:r>
        <w:r w:rsidR="00B96FD8" w:rsidRPr="002B1333" w:rsidDel="002F2F8E">
          <w:rPr>
            <w:lang w:val="en-GB"/>
          </w:rPr>
          <w:delText xml:space="preserve">heavily </w:delText>
        </w:r>
        <w:r w:rsidR="000E0BA4" w:rsidRPr="002B1333" w:rsidDel="002F2F8E">
          <w:rPr>
            <w:lang w:val="en-GB"/>
          </w:rPr>
          <w:delText>rely</w:delText>
        </w:r>
        <w:r w:rsidR="001A7816" w:rsidRPr="002B1333" w:rsidDel="002F2F8E">
          <w:rPr>
            <w:lang w:val="en-GB"/>
          </w:rPr>
          <w:delText xml:space="preserve"> on </w:delText>
        </w:r>
        <w:r w:rsidR="00B96FD8" w:rsidRPr="002B1333" w:rsidDel="002F2F8E">
          <w:rPr>
            <w:lang w:val="en-GB"/>
          </w:rPr>
          <w:delText>fossil</w:delText>
        </w:r>
        <w:r w:rsidR="00B96FD8" w:rsidRPr="002B1333" w:rsidDel="002F2F8E">
          <w:rPr>
            <w:lang w:val="en-GB"/>
          </w:rPr>
          <w:noBreakHyphen/>
          <w:delText>based catalytic processes</w:delText>
        </w:r>
        <w:r w:rsidR="001A7816" w:rsidRPr="002B1333" w:rsidDel="002F2F8E">
          <w:rPr>
            <w:lang w:val="en-GB"/>
          </w:rPr>
          <w:delText>.</w:delText>
        </w:r>
        <w:r w:rsidR="006D52ED" w:rsidRPr="002B1333" w:rsidDel="002F2F8E">
          <w:rPr>
            <w:lang w:val="en-GB"/>
          </w:rPr>
          <w:delText xml:space="preserve"> Recently, </w:delText>
        </w:r>
      </w:del>
      <w:ins w:id="7" w:author="Guillén Gosalbez  Gonzalo" w:date="2023-11-27T09:23:00Z">
        <w:r>
          <w:rPr>
            <w:lang w:val="en-GB"/>
          </w:rPr>
          <w:t xml:space="preserve">and </w:t>
        </w:r>
      </w:ins>
      <w:r w:rsidR="006D52ED" w:rsidRPr="002B1333">
        <w:rPr>
          <w:lang w:val="en-GB"/>
        </w:rPr>
        <w:t>emerging</w:t>
      </w:r>
      <w:ins w:id="8" w:author="Guillén Gosalbez  Gonzalo" w:date="2023-11-27T09:23:00Z">
        <w:r>
          <w:rPr>
            <w:lang w:val="en-GB"/>
          </w:rPr>
          <w:t xml:space="preserve"> chemical</w:t>
        </w:r>
      </w:ins>
      <w:r w:rsidR="006D52ED" w:rsidRPr="002B1333">
        <w:rPr>
          <w:lang w:val="en-GB"/>
        </w:rPr>
        <w:t xml:space="preserve"> technologies </w:t>
      </w:r>
      <w:del w:id="9" w:author="Guillén Gosalbez  Gonzalo" w:date="2023-11-27T09:23:00Z">
        <w:r w:rsidR="006D52ED" w:rsidRPr="002B1333" w:rsidDel="002F2F8E">
          <w:rPr>
            <w:lang w:val="en-GB"/>
          </w:rPr>
          <w:delText xml:space="preserve">have </w:delText>
        </w:r>
        <w:r w:rsidR="000E0BA4" w:rsidRPr="002B1333" w:rsidDel="002F2F8E">
          <w:rPr>
            <w:lang w:val="en-GB"/>
          </w:rPr>
          <w:delText>played</w:delText>
        </w:r>
        <w:r w:rsidR="006D52ED" w:rsidRPr="002B1333" w:rsidDel="002F2F8E">
          <w:rPr>
            <w:lang w:val="en-GB"/>
          </w:rPr>
          <w:delText xml:space="preserve"> a pivotal role in </w:delText>
        </w:r>
        <w:r w:rsidR="000415B9" w:rsidRPr="002B1333" w:rsidDel="002F2F8E">
          <w:rPr>
            <w:lang w:val="en-GB"/>
          </w:rPr>
          <w:delText>advancing</w:delText>
        </w:r>
        <w:r w:rsidR="006D52ED" w:rsidRPr="002B1333" w:rsidDel="002F2F8E">
          <w:rPr>
            <w:lang w:val="en-GB"/>
          </w:rPr>
          <w:delText xml:space="preserve"> low</w:delText>
        </w:r>
        <w:r w:rsidR="006D52ED" w:rsidRPr="002B1333" w:rsidDel="002F2F8E">
          <w:rPr>
            <w:lang w:val="en-GB"/>
          </w:rPr>
          <w:noBreakHyphen/>
          <w:delText>carbon production pathways for these chemicals</w:delText>
        </w:r>
        <w:r w:rsidR="00B96FD8" w:rsidRPr="002B1333" w:rsidDel="002F2F8E">
          <w:rPr>
            <w:lang w:val="en-GB"/>
          </w:rPr>
          <w:delText xml:space="preserve">. </w:delText>
        </w:r>
        <w:r w:rsidR="00916831" w:rsidRPr="002B1333" w:rsidDel="002F2F8E">
          <w:rPr>
            <w:lang w:val="en-GB"/>
          </w:rPr>
          <w:delText>However,</w:delText>
        </w:r>
      </w:del>
      <w:ins w:id="10" w:author="Guillén Gosalbez  Gonzalo" w:date="2023-11-27T09:23:00Z">
        <w:r>
          <w:rPr>
            <w:lang w:val="en-GB"/>
          </w:rPr>
          <w:t xml:space="preserve">often </w:t>
        </w:r>
      </w:ins>
      <w:ins w:id="11" w:author="Guillén Gosalbez  Gonzalo" w:date="2023-11-27T09:33:00Z">
        <w:r w:rsidR="007A717D">
          <w:rPr>
            <w:lang w:val="en-GB"/>
          </w:rPr>
          <w:t>neglect</w:t>
        </w:r>
      </w:ins>
      <w:ins w:id="12" w:author="Guillén Gosalbez  Gonzalo" w:date="2023-11-27T09:23:00Z">
        <w:r>
          <w:rPr>
            <w:lang w:val="en-GB"/>
          </w:rPr>
          <w:t xml:space="preserve"> </w:t>
        </w:r>
      </w:ins>
      <w:del w:id="13" w:author="Guillén Gosalbez  Gonzalo" w:date="2023-11-27T09:23:00Z">
        <w:r w:rsidR="00916831" w:rsidRPr="002B1333" w:rsidDel="002F2F8E">
          <w:rPr>
            <w:lang w:val="en-GB"/>
          </w:rPr>
          <w:delText xml:space="preserve"> </w:delText>
        </w:r>
        <w:r w:rsidR="00DA4641" w:rsidRPr="002B1333" w:rsidDel="002F2F8E">
          <w:rPr>
            <w:lang w:val="en-GB"/>
          </w:rPr>
          <w:delText>proposed</w:delText>
        </w:r>
        <w:r w:rsidR="009876AE" w:rsidRPr="002B1333" w:rsidDel="002F2F8E">
          <w:rPr>
            <w:lang w:val="en-GB"/>
          </w:rPr>
          <w:delText xml:space="preserve"> climate policies have set ambitious targets that entail transformations in the economic landscape, including</w:delText>
        </w:r>
      </w:del>
      <w:ins w:id="14" w:author="Guillén Gosalbez  Gonzalo" w:date="2023-11-27T09:23:00Z">
        <w:r>
          <w:rPr>
            <w:lang w:val="en-GB"/>
          </w:rPr>
          <w:t>future changes in</w:t>
        </w:r>
      </w:ins>
      <w:ins w:id="15" w:author="Guillén Gosalbez  Gonzalo" w:date="2023-11-27T09:24:00Z">
        <w:r>
          <w:rPr>
            <w:lang w:val="en-GB"/>
          </w:rPr>
          <w:t xml:space="preserve"> the economy to meet the climate goals, </w:t>
        </w:r>
      </w:ins>
      <w:ins w:id="16" w:author="Guillén Gosalbez  Gonzalo" w:date="2023-11-27T09:27:00Z">
        <w:r>
          <w:rPr>
            <w:lang w:val="en-GB"/>
          </w:rPr>
          <w:t>like those</w:t>
        </w:r>
      </w:ins>
      <w:ins w:id="17" w:author="Guillén Gosalbez  Gonzalo" w:date="2023-11-27T09:24:00Z">
        <w:r>
          <w:rPr>
            <w:lang w:val="en-GB"/>
          </w:rPr>
          <w:t xml:space="preserve"> in</w:t>
        </w:r>
      </w:ins>
      <w:r w:rsidR="009876AE" w:rsidRPr="002B1333">
        <w:rPr>
          <w:lang w:val="en-GB"/>
        </w:rPr>
        <w:t xml:space="preserve"> transportation systems </w:t>
      </w:r>
      <w:del w:id="18" w:author="Guillén Gosalbez  Gonzalo" w:date="2023-11-27T09:24:00Z">
        <w:r w:rsidR="009876AE" w:rsidRPr="002B1333" w:rsidDel="002F2F8E">
          <w:rPr>
            <w:lang w:val="en-GB"/>
          </w:rPr>
          <w:delText xml:space="preserve">and </w:delText>
        </w:r>
        <w:r w:rsidR="00064E67" w:rsidRPr="002B1333" w:rsidDel="002F2F8E">
          <w:rPr>
            <w:lang w:val="en-GB"/>
          </w:rPr>
          <w:delText xml:space="preserve">the </w:delText>
        </w:r>
        <w:r w:rsidR="009876AE" w:rsidRPr="002B1333" w:rsidDel="002F2F8E">
          <w:rPr>
            <w:lang w:val="en-GB"/>
          </w:rPr>
          <w:delText>decarbonization of energy</w:delText>
        </w:r>
      </w:del>
      <w:ins w:id="19" w:author="Guillén Gosalbez  Gonzalo" w:date="2023-11-27T09:24:00Z">
        <w:r>
          <w:rPr>
            <w:lang w:val="en-GB"/>
          </w:rPr>
          <w:t>and heat and power generation</w:t>
        </w:r>
      </w:ins>
      <w:r w:rsidR="009876AE" w:rsidRPr="002B1333">
        <w:rPr>
          <w:lang w:val="en-GB"/>
        </w:rPr>
        <w:t xml:space="preserve">. Disregarding these </w:t>
      </w:r>
      <w:del w:id="20" w:author="Guillén Gosalbez  Gonzalo" w:date="2023-11-27T09:24:00Z">
        <w:r w:rsidR="009876AE" w:rsidRPr="002B1333" w:rsidDel="002F2F8E">
          <w:rPr>
            <w:lang w:val="en-GB"/>
          </w:rPr>
          <w:delText xml:space="preserve">shifts </w:delText>
        </w:r>
      </w:del>
      <w:ins w:id="21" w:author="Guillén Gosalbez  Gonzalo" w:date="2023-11-27T09:24:00Z">
        <w:r>
          <w:rPr>
            <w:lang w:val="en-GB"/>
          </w:rPr>
          <w:t>trends</w:t>
        </w:r>
      </w:ins>
      <w:ins w:id="22" w:author="Guillén Gosalbez  Gonzalo" w:date="2023-11-27T09:25:00Z">
        <w:r>
          <w:rPr>
            <w:lang w:val="en-GB"/>
          </w:rPr>
          <w:t>, which will shape the future economy,</w:t>
        </w:r>
      </w:ins>
      <w:ins w:id="23" w:author="Guillén Gosalbez  Gonzalo" w:date="2023-11-27T09:24:00Z">
        <w:r w:rsidRPr="002B1333">
          <w:rPr>
            <w:lang w:val="en-GB"/>
          </w:rPr>
          <w:t xml:space="preserve"> </w:t>
        </w:r>
      </w:ins>
      <w:del w:id="24" w:author="Guillén Gosalbez  Gonzalo" w:date="2023-11-27T09:24:00Z">
        <w:r w:rsidR="009876AE" w:rsidRPr="002B1333" w:rsidDel="002F2F8E">
          <w:rPr>
            <w:lang w:val="en-GB"/>
          </w:rPr>
          <w:delText xml:space="preserve">when assessing the environmental performance of chemical production </w:delText>
        </w:r>
      </w:del>
      <w:r w:rsidR="009876AE" w:rsidRPr="002B1333">
        <w:rPr>
          <w:lang w:val="en-GB"/>
        </w:rPr>
        <w:t>could lead to</w:t>
      </w:r>
      <w:ins w:id="25" w:author="Guillén Gosalbez  Gonzalo" w:date="2023-11-27T09:24:00Z">
        <w:r>
          <w:rPr>
            <w:lang w:val="en-GB"/>
          </w:rPr>
          <w:t xml:space="preserve"> les</w:t>
        </w:r>
      </w:ins>
      <w:ins w:id="26" w:author="Guillén Gosalbez  Gonzalo" w:date="2023-11-27T09:25:00Z">
        <w:r>
          <w:rPr>
            <w:lang w:val="en-GB"/>
          </w:rPr>
          <w:t>s accurate assessments and</w:t>
        </w:r>
      </w:ins>
      <w:r w:rsidR="009876AE" w:rsidRPr="002B1333">
        <w:rPr>
          <w:lang w:val="en-GB"/>
        </w:rPr>
        <w:t xml:space="preserve"> spurious conclusions. Hence, in this study, </w:t>
      </w:r>
      <w:r w:rsidR="00D33EC8" w:rsidRPr="002B1333">
        <w:rPr>
          <w:lang w:val="en-GB"/>
        </w:rPr>
        <w:t xml:space="preserve">we conduct a prospective </w:t>
      </w:r>
      <w:r w:rsidR="00BB2CE2">
        <w:rPr>
          <w:lang w:val="en-GB"/>
        </w:rPr>
        <w:t>life cycle assessment (LCA)</w:t>
      </w:r>
      <w:ins w:id="27" w:author="Guillén Gosalbez  Gonzalo" w:date="2023-11-27T09:26:00Z">
        <w:r>
          <w:rPr>
            <w:lang w:val="en-GB"/>
          </w:rPr>
          <w:t xml:space="preserve"> to understand how future changes in the economy</w:t>
        </w:r>
      </w:ins>
      <w:r w:rsidR="00D33EC8" w:rsidRPr="002B1333">
        <w:rPr>
          <w:lang w:val="en-GB"/>
        </w:rPr>
        <w:t xml:space="preserve"> </w:t>
      </w:r>
      <w:ins w:id="28" w:author="Guillén Gosalbez  Gonzalo" w:date="2023-11-27T09:26:00Z">
        <w:r>
          <w:rPr>
            <w:lang w:val="en-GB"/>
          </w:rPr>
          <w:t>(</w:t>
        </w:r>
      </w:ins>
      <w:r w:rsidR="00B7695B" w:rsidRPr="002B1333">
        <w:rPr>
          <w:lang w:val="en-GB"/>
        </w:rPr>
        <w:t>until 2050</w:t>
      </w:r>
      <w:ins w:id="29" w:author="Guillén Gosalbez  Gonzalo" w:date="2023-11-27T09:26:00Z">
        <w:r>
          <w:rPr>
            <w:lang w:val="en-GB"/>
          </w:rPr>
          <w:t>) will affect the environmental impact of</w:t>
        </w:r>
      </w:ins>
      <w:ins w:id="30" w:author="Guillén Gosalbez  Gonzalo" w:date="2023-11-27T09:27:00Z">
        <w:r>
          <w:rPr>
            <w:lang w:val="en-GB"/>
          </w:rPr>
          <w:t xml:space="preserve"> chemicals taking </w:t>
        </w:r>
        <w:commentRangeStart w:id="31"/>
        <w:r>
          <w:rPr>
            <w:lang w:val="en-GB"/>
          </w:rPr>
          <w:t>ammonia</w:t>
        </w:r>
      </w:ins>
      <w:commentRangeEnd w:id="31"/>
      <w:ins w:id="32" w:author="Guillén Gosalbez  Gonzalo" w:date="2023-11-27T09:35:00Z">
        <w:r w:rsidR="007A717D">
          <w:rPr>
            <w:rStyle w:val="CommentReference"/>
            <w:lang w:val="en-GB"/>
          </w:rPr>
          <w:commentReference w:id="31"/>
        </w:r>
      </w:ins>
      <w:ins w:id="33" w:author="Guillén Gosalbez  Gonzalo" w:date="2023-11-27T09:26:00Z">
        <w:r>
          <w:rPr>
            <w:lang w:val="en-GB"/>
          </w:rPr>
          <w:t xml:space="preserve"> </w:t>
        </w:r>
      </w:ins>
      <w:ins w:id="34" w:author="Guillén Gosalbez  Gonzalo" w:date="2023-11-27T09:27:00Z">
        <w:r>
          <w:rPr>
            <w:lang w:val="en-GB"/>
          </w:rPr>
          <w:t>as a representative case.</w:t>
        </w:r>
      </w:ins>
      <w:r w:rsidR="00B7695B" w:rsidRPr="002B1333">
        <w:rPr>
          <w:lang w:val="en-GB"/>
        </w:rPr>
        <w:t xml:space="preserve"> </w:t>
      </w:r>
      <w:ins w:id="35" w:author="Guillén Gosalbez  Gonzalo" w:date="2023-11-27T09:28:00Z">
        <w:r>
          <w:rPr>
            <w:lang w:val="en-GB"/>
          </w:rPr>
          <w:t>To this end, we use background data consistent with</w:t>
        </w:r>
      </w:ins>
      <w:del w:id="36" w:author="Guillén Gosalbez  Gonzalo" w:date="2023-11-27T09:28:00Z">
        <w:r w:rsidR="00D33EC8" w:rsidRPr="002B1333" w:rsidDel="002F2F8E">
          <w:rPr>
            <w:lang w:val="en-GB"/>
          </w:rPr>
          <w:delText>within the framework of</w:delText>
        </w:r>
      </w:del>
      <w:r w:rsidR="00D33EC8" w:rsidRPr="002B1333">
        <w:rPr>
          <w:lang w:val="en-GB"/>
        </w:rPr>
        <w:t xml:space="preserve"> </w:t>
      </w:r>
      <w:ins w:id="37" w:author="Guillén Gosalbez  Gonzalo" w:date="2023-11-27T09:28:00Z">
        <w:r>
          <w:rPr>
            <w:lang w:val="en-GB"/>
          </w:rPr>
          <w:t xml:space="preserve">the </w:t>
        </w:r>
      </w:ins>
      <w:r w:rsidR="00D33EC8" w:rsidRPr="002B1333">
        <w:rPr>
          <w:lang w:val="en-GB"/>
        </w:rPr>
        <w:t xml:space="preserve">climate policies </w:t>
      </w:r>
      <w:del w:id="38" w:author="Guillén Gosalbez  Gonzalo" w:date="2023-11-27T09:33:00Z">
        <w:r w:rsidR="00D33EC8" w:rsidRPr="002B1333" w:rsidDel="007A717D">
          <w:rPr>
            <w:lang w:val="en-GB"/>
          </w:rPr>
          <w:delText xml:space="preserve">aiming </w:delText>
        </w:r>
      </w:del>
      <w:r w:rsidR="00D33EC8" w:rsidRPr="002B1333">
        <w:rPr>
          <w:lang w:val="en-GB"/>
        </w:rPr>
        <w:t xml:space="preserve">to limit global temperature rise </w:t>
      </w:r>
      <w:del w:id="39" w:author="Guillén Gosalbez  Gonzalo" w:date="2023-11-27T09:33:00Z">
        <w:r w:rsidR="00D33EC8" w:rsidRPr="002B1333" w:rsidDel="007A717D">
          <w:rPr>
            <w:lang w:val="en-GB"/>
          </w:rPr>
          <w:delText>to 1.5 </w:delText>
        </w:r>
        <w:r w:rsidR="00D33EC8" w:rsidRPr="002B1333" w:rsidDel="007A717D">
          <w:delText>°</w:delText>
        </w:r>
        <w:r w:rsidR="00D33EC8" w:rsidRPr="002B1333" w:rsidDel="007A717D">
          <w:rPr>
            <w:lang w:val="en-GB"/>
          </w:rPr>
          <w:delText>C</w:delText>
        </w:r>
        <w:r w:rsidR="00DA4641" w:rsidRPr="002B1333" w:rsidDel="007A717D">
          <w:rPr>
            <w:lang w:val="en-GB"/>
          </w:rPr>
          <w:delText xml:space="preserve"> or</w:delText>
        </w:r>
        <w:r w:rsidR="00D33EC8" w:rsidRPr="002B1333" w:rsidDel="007A717D">
          <w:rPr>
            <w:lang w:val="en-GB"/>
          </w:rPr>
          <w:delText xml:space="preserve"> 2 </w:delText>
        </w:r>
        <w:r w:rsidR="00D33EC8" w:rsidRPr="002B1333" w:rsidDel="007A717D">
          <w:delText>°</w:delText>
        </w:r>
        <w:r w:rsidR="00D33EC8" w:rsidRPr="002B1333" w:rsidDel="007A717D">
          <w:rPr>
            <w:lang w:val="en-GB"/>
          </w:rPr>
          <w:delText xml:space="preserve">C </w:delText>
        </w:r>
      </w:del>
      <w:r w:rsidR="00D33EC8" w:rsidRPr="002B1333">
        <w:rPr>
          <w:lang w:val="en-GB"/>
        </w:rPr>
        <w:t>across 26 regions</w:t>
      </w:r>
      <w:del w:id="40" w:author="Guillén Gosalbez  Gonzalo" w:date="2023-11-27T09:33:00Z">
        <w:r w:rsidR="00D33EC8" w:rsidRPr="002B1333" w:rsidDel="007A717D">
          <w:rPr>
            <w:lang w:val="en-GB"/>
          </w:rPr>
          <w:delText xml:space="preserve"> worldwide</w:delText>
        </w:r>
      </w:del>
      <w:r w:rsidR="00D33EC8" w:rsidRPr="002B1333">
        <w:rPr>
          <w:lang w:val="en-GB"/>
        </w:rPr>
        <w:t xml:space="preserve">. </w:t>
      </w:r>
      <w:r w:rsidR="00B7695B" w:rsidRPr="002B1333">
        <w:rPr>
          <w:lang w:val="en-GB"/>
        </w:rPr>
        <w:t>Our findings reveal that</w:t>
      </w:r>
      <w:ins w:id="41" w:author="Guillén Gosalbez  Gonzalo" w:date="2023-11-27T09:29:00Z">
        <w:r>
          <w:rPr>
            <w:lang w:val="en-GB"/>
          </w:rPr>
          <w:t xml:space="preserve"> the environmental gap between fossil and</w:t>
        </w:r>
      </w:ins>
      <w:r w:rsidR="00B7695B" w:rsidRPr="002B1333">
        <w:rPr>
          <w:lang w:val="en-GB"/>
        </w:rPr>
        <w:t xml:space="preserve"> green </w:t>
      </w:r>
      <w:ins w:id="42" w:author="Guillén Gosalbez  Gonzalo" w:date="2023-11-27T09:29:00Z">
        <w:r>
          <w:rPr>
            <w:lang w:val="en-GB"/>
          </w:rPr>
          <w:t xml:space="preserve">ammonia </w:t>
        </w:r>
      </w:ins>
      <w:del w:id="43" w:author="Guillén Gosalbez  Gonzalo" w:date="2023-11-27T09:29:00Z">
        <w:r w:rsidR="00B7695B" w:rsidRPr="002B1333" w:rsidDel="002F2F8E">
          <w:rPr>
            <w:lang w:val="en-GB"/>
          </w:rPr>
          <w:delText>pathways for ammonia and methanol production exhibit a significant reduction</w:delText>
        </w:r>
      </w:del>
      <w:ins w:id="44" w:author="Guillén Gosalbez  Gonzalo" w:date="2023-11-27T09:29:00Z">
        <w:r>
          <w:rPr>
            <w:lang w:val="en-GB"/>
          </w:rPr>
          <w:t>will significantly decrease</w:t>
        </w:r>
      </w:ins>
      <w:r w:rsidR="00B7695B" w:rsidRPr="002B1333">
        <w:rPr>
          <w:lang w:val="en-GB"/>
        </w:rPr>
        <w:t xml:space="preserve"> in </w:t>
      </w:r>
      <w:ins w:id="45" w:author="Guillén Gosalbez  Gonzalo" w:date="2023-11-27T09:29:00Z">
        <w:r>
          <w:rPr>
            <w:lang w:val="en-GB"/>
          </w:rPr>
          <w:t>the future</w:t>
        </w:r>
      </w:ins>
      <w:del w:id="46" w:author="Guillén Gosalbez  Gonzalo" w:date="2023-11-27T09:29:00Z">
        <w:r w:rsidR="00B7695B" w:rsidRPr="002B1333" w:rsidDel="002F2F8E">
          <w:rPr>
            <w:lang w:val="en-GB"/>
          </w:rPr>
          <w:delText xml:space="preserve">environmental impacts </w:delText>
        </w:r>
        <w:r w:rsidR="00874E79" w:rsidDel="002F2F8E">
          <w:rPr>
            <w:lang w:val="en-GB"/>
          </w:rPr>
          <w:delText>by 2050</w:delText>
        </w:r>
        <w:r w:rsidR="00B7695B" w:rsidRPr="002B1333" w:rsidDel="002F2F8E">
          <w:rPr>
            <w:lang w:val="en-GB"/>
          </w:rPr>
          <w:delText xml:space="preserve"> </w:delText>
        </w:r>
        <w:r w:rsidR="00BD3A16" w:rsidRPr="002B1333" w:rsidDel="002F2F8E">
          <w:rPr>
            <w:lang w:val="en-GB"/>
          </w:rPr>
          <w:delText>compared</w:delText>
        </w:r>
        <w:r w:rsidR="00A055D0" w:rsidRPr="002B1333" w:rsidDel="002F2F8E">
          <w:rPr>
            <w:lang w:val="en-GB"/>
          </w:rPr>
          <w:delText xml:space="preserve"> to their</w:delText>
        </w:r>
        <w:r w:rsidR="00B7695B" w:rsidRPr="002B1333" w:rsidDel="002F2F8E">
          <w:rPr>
            <w:lang w:val="en-GB"/>
          </w:rPr>
          <w:delText xml:space="preserve"> fossil</w:delText>
        </w:r>
        <w:r w:rsidR="00B7695B" w:rsidRPr="002B1333" w:rsidDel="002F2F8E">
          <w:rPr>
            <w:lang w:val="en-GB"/>
          </w:rPr>
          <w:noBreakHyphen/>
          <w:delText>based counterparts</w:delText>
        </w:r>
      </w:del>
      <w:r w:rsidR="00876942" w:rsidRPr="002B1333">
        <w:rPr>
          <w:lang w:val="en-GB"/>
        </w:rPr>
        <w:t>, with solar</w:t>
      </w:r>
      <w:r w:rsidR="00876942" w:rsidRPr="002B1333">
        <w:rPr>
          <w:lang w:val="en-GB"/>
        </w:rPr>
        <w:noBreakHyphen/>
        <w:t xml:space="preserve">based routes </w:t>
      </w:r>
      <w:del w:id="47" w:author="Guillén Gosalbez  Gonzalo" w:date="2023-11-27T09:30:00Z">
        <w:r w:rsidR="00876942" w:rsidRPr="002B1333" w:rsidDel="002F2F8E">
          <w:rPr>
            <w:lang w:val="en-GB"/>
          </w:rPr>
          <w:delText xml:space="preserve">being </w:delText>
        </w:r>
        <w:r w:rsidR="00213844" w:rsidRPr="002B1333" w:rsidDel="002F2F8E">
          <w:rPr>
            <w:lang w:val="en-GB"/>
          </w:rPr>
          <w:delText xml:space="preserve">the </w:delText>
        </w:r>
        <w:r w:rsidR="00876942" w:rsidRPr="002B1333" w:rsidDel="002F2F8E">
          <w:rPr>
            <w:lang w:val="en-GB"/>
          </w:rPr>
          <w:delText>most beneficial</w:delText>
        </w:r>
      </w:del>
      <w:ins w:id="48" w:author="Guillén Gosalbez  Gonzalo" w:date="2023-11-27T09:30:00Z">
        <w:r>
          <w:rPr>
            <w:lang w:val="en-GB"/>
          </w:rPr>
          <w:t xml:space="preserve">improving the most due to efficiency gains </w:t>
        </w:r>
      </w:ins>
      <w:ins w:id="49" w:author="Guillén Gosalbez  Gonzalo" w:date="2023-11-27T09:31:00Z">
        <w:r>
          <w:rPr>
            <w:lang w:val="en-GB"/>
          </w:rPr>
          <w:t>in solar panels and their lower carbon footprint linked to the</w:t>
        </w:r>
      </w:ins>
      <w:ins w:id="50" w:author="Guillén Gosalbez  Gonzalo" w:date="2023-11-27T09:30:00Z">
        <w:r>
          <w:rPr>
            <w:lang w:val="en-GB"/>
          </w:rPr>
          <w:t xml:space="preserve"> decarbonization of the energy mixes used in </w:t>
        </w:r>
      </w:ins>
      <w:ins w:id="51" w:author="Guillén Gosalbez  Gonzalo" w:date="2023-11-27T09:31:00Z">
        <w:r>
          <w:rPr>
            <w:lang w:val="en-GB"/>
          </w:rPr>
          <w:t>their manufacture</w:t>
        </w:r>
      </w:ins>
      <w:r w:rsidR="00B7695B" w:rsidRPr="002B1333">
        <w:rPr>
          <w:lang w:val="en-GB"/>
        </w:rPr>
        <w:t xml:space="preserve">. </w:t>
      </w:r>
      <w:r w:rsidR="00CC2DEF" w:rsidRPr="002B1333">
        <w:rPr>
          <w:lang w:val="en-GB"/>
        </w:rPr>
        <w:t xml:space="preserve">Overall, this study </w:t>
      </w:r>
      <w:del w:id="52" w:author="Guillén Gosalbez  Gonzalo" w:date="2023-11-27T09:31:00Z">
        <w:r w:rsidR="00CC2DEF" w:rsidRPr="002B1333" w:rsidDel="002F2F8E">
          <w:rPr>
            <w:lang w:val="en-GB"/>
          </w:rPr>
          <w:delText xml:space="preserve">will guide stakeholders </w:delText>
        </w:r>
        <w:r w:rsidR="00225A5B" w:rsidRPr="002B1333" w:rsidDel="002F2F8E">
          <w:rPr>
            <w:lang w:val="en-GB"/>
          </w:rPr>
          <w:delText>in making</w:delText>
        </w:r>
        <w:r w:rsidR="00CC2DEF" w:rsidRPr="002B1333" w:rsidDel="002F2F8E">
          <w:rPr>
            <w:lang w:val="en-GB"/>
          </w:rPr>
          <w:delText xml:space="preserve"> optimal decisions, accelerating the shift towards a sustainable chemical industry</w:delText>
        </w:r>
      </w:del>
      <w:ins w:id="53" w:author="Guillén Gosalbez  Gonzalo" w:date="2023-11-27T09:31:00Z">
        <w:r>
          <w:rPr>
            <w:lang w:val="en-GB"/>
          </w:rPr>
          <w:t xml:space="preserve">emphasizes the need to </w:t>
        </w:r>
      </w:ins>
      <w:ins w:id="54" w:author="Guillén Gosalbez  Gonzalo" w:date="2023-11-27T09:32:00Z">
        <w:r>
          <w:rPr>
            <w:lang w:val="en-GB"/>
          </w:rPr>
          <w:t>consider</w:t>
        </w:r>
      </w:ins>
      <w:ins w:id="55" w:author="Guillén Gosalbez  Gonzalo" w:date="2023-11-27T09:31:00Z">
        <w:r>
          <w:rPr>
            <w:lang w:val="en-GB"/>
          </w:rPr>
          <w:t xml:space="preserve"> future t</w:t>
        </w:r>
      </w:ins>
      <w:ins w:id="56" w:author="Guillén Gosalbez  Gonzalo" w:date="2023-11-27T09:32:00Z">
        <w:r>
          <w:rPr>
            <w:lang w:val="en-GB"/>
          </w:rPr>
          <w:t>r</w:t>
        </w:r>
      </w:ins>
      <w:ins w:id="57" w:author="Guillén Gosalbez  Gonzalo" w:date="2023-11-27T09:31:00Z">
        <w:r>
          <w:rPr>
            <w:lang w:val="en-GB"/>
          </w:rPr>
          <w:t xml:space="preserve">ends in the assessment of chemical technologies </w:t>
        </w:r>
      </w:ins>
      <w:ins w:id="58" w:author="Guillén Gosalbez  Gonzalo" w:date="2023-11-27T09:32:00Z">
        <w:r>
          <w:rPr>
            <w:lang w:val="en-GB"/>
          </w:rPr>
          <w:t>to draw a more comprehensive picture of their environmental potential</w:t>
        </w:r>
      </w:ins>
      <w:r w:rsidR="00CC2DEF" w:rsidRPr="002B1333">
        <w:rPr>
          <w:lang w:val="en-GB"/>
        </w:rPr>
        <w:t>.</w:t>
      </w:r>
    </w:p>
    <w:p w14:paraId="144DE687" w14:textId="49ACF2E5" w:rsidR="008D2649" w:rsidRDefault="008D2649" w:rsidP="008D2649">
      <w:pPr>
        <w:pStyle w:val="Els-body-text"/>
        <w:spacing w:after="120"/>
        <w:rPr>
          <w:lang w:val="en-GB"/>
        </w:rPr>
      </w:pPr>
      <w:r>
        <w:rPr>
          <w:b/>
          <w:bCs/>
          <w:lang w:val="en-GB"/>
        </w:rPr>
        <w:t>Keywords</w:t>
      </w:r>
      <w:r>
        <w:rPr>
          <w:lang w:val="en-GB"/>
        </w:rPr>
        <w:t xml:space="preserve">: </w:t>
      </w:r>
      <w:r w:rsidR="001D1524">
        <w:rPr>
          <w:lang w:val="en-GB"/>
        </w:rPr>
        <w:t>climate policies, platform chemicals, prospective life cycle assessment</w:t>
      </w:r>
      <w:r>
        <w:rPr>
          <w:lang w:val="en-GB"/>
        </w:rPr>
        <w:t>.</w:t>
      </w:r>
    </w:p>
    <w:p w14:paraId="144DE689" w14:textId="08D0F4C9" w:rsidR="008D2649" w:rsidRDefault="00B96FD8" w:rsidP="001D5AD3">
      <w:pPr>
        <w:pStyle w:val="Els-1storder-head"/>
        <w:spacing w:after="0"/>
      </w:pPr>
      <w:r>
        <w:t>Introduction</w:t>
      </w:r>
    </w:p>
    <w:p w14:paraId="534B68DC" w14:textId="45DBA535" w:rsidR="00E422A2" w:rsidRPr="00E422A2" w:rsidRDefault="00E422A2" w:rsidP="00E422A2">
      <w:pPr>
        <w:pStyle w:val="Els-body-text"/>
      </w:pPr>
      <w:r>
        <w:t xml:space="preserve">The chemical industry </w:t>
      </w:r>
      <w:r w:rsidR="00CA72D0">
        <w:t>poses a formidable challenge towards decarbonization, primarily due to its heavy reliance on fossil fuels, leading to 5.6 Gt CO</w:t>
      </w:r>
      <w:r w:rsidR="00CA72D0" w:rsidRPr="007711DA">
        <w:rPr>
          <w:vertAlign w:val="subscript"/>
        </w:rPr>
        <w:t>2</w:t>
      </w:r>
      <w:r w:rsidR="00CA72D0">
        <w:noBreakHyphen/>
        <w:t>eq</w:t>
      </w:r>
      <w:r w:rsidR="00053775">
        <w:t xml:space="preserve">, accounting for </w:t>
      </w:r>
      <w:r w:rsidR="00CA72D0">
        <w:t>10% of global GHG emissions</w:t>
      </w:r>
      <w:r w:rsidR="00053775">
        <w:t xml:space="preserve"> </w:t>
      </w:r>
      <w:r w:rsidR="00053775">
        <w:fldChar w:fldCharType="begin"/>
      </w:r>
      <w:r w:rsidR="00053775">
        <w:instrText xml:space="preserve"> ADDIN ZOTERO_ITEM CSL_CITATION {"citationID":"tImdQC0f","properties":{"formattedCitation":"(Bauer et al., 2023)","plainCitation":"(Bauer et al., 2023)","noteIndex":0},"citationItems":[{"id":189,"uris":["http://zotero.org/users/local/gMmtBwrT/items/DGN7SFQM"],"itemData":{"id":189,"type":"article-journal","abstract":"Chemicals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Engineering","DOI":"https://doi.org/10.1016/j.coche.2022.100881","ISSN":"2211-3398","page":"100881","title":"Mapping GHG emissions and prospects for renewable energy in the chemical industry","volume":"39","author":[{"family":"Bauer","given":"Fredric"},{"family":"Tilsted","given":"Joachim P."},{"family":"Pfister","given":"Stephan"},{"family":"Oberschelp","given":"Christopher"},{"family":"Kulionis","given":"Viktoras"}],"issued":{"date-parts":[["2023"]]}}}],"schema":"https://github.com/citation-style-language/schema/raw/master/csl-citation.json"} </w:instrText>
      </w:r>
      <w:r w:rsidR="00053775">
        <w:fldChar w:fldCharType="separate"/>
      </w:r>
      <w:r w:rsidR="002E1665" w:rsidRPr="002E1665">
        <w:t xml:space="preserve">(Bauer </w:t>
      </w:r>
      <w:r w:rsidR="002E1665" w:rsidRPr="007711DA">
        <w:rPr>
          <w:i/>
          <w:iCs/>
        </w:rPr>
        <w:t>et al.</w:t>
      </w:r>
      <w:r w:rsidR="002E1665" w:rsidRPr="002E1665">
        <w:t>, 2023)</w:t>
      </w:r>
      <w:r w:rsidR="00053775">
        <w:fldChar w:fldCharType="end"/>
      </w:r>
      <w:r w:rsidR="00CA72D0">
        <w:t>. Moreover, only one</w:t>
      </w:r>
      <w:r w:rsidR="00CA72D0">
        <w:noBreakHyphen/>
        <w:t>third of these emissions are direct, with the remaining attributed to energy acquisition and the upstream value chain, highlight</w:t>
      </w:r>
      <w:r w:rsidR="007711DA">
        <w:t>ing</w:t>
      </w:r>
      <w:r w:rsidR="00CA72D0">
        <w:t xml:space="preserve"> the industry’s dependence on global energy systems and supply chains. However, this challenge also presents an opportunity to reduce </w:t>
      </w:r>
      <w:del w:id="59" w:author="Guillén Gosalbez  Gonzalo" w:date="2023-11-27T09:34:00Z">
        <w:r w:rsidR="00CA72D0" w:rsidDel="007A717D">
          <w:delText xml:space="preserve">a significant portion of the </w:delText>
        </w:r>
      </w:del>
      <w:r w:rsidR="00CA72D0">
        <w:t xml:space="preserve">environmental impacts </w:t>
      </w:r>
      <w:del w:id="60" w:author="Guillén Gosalbez  Gonzalo" w:date="2023-11-27T09:34:00Z">
        <w:r w:rsidR="00CA72D0" w:rsidDel="007A717D">
          <w:delText>associated with</w:delText>
        </w:r>
      </w:del>
      <w:ins w:id="61" w:author="Guillén Gosalbez  Gonzalo" w:date="2023-11-27T09:34:00Z">
        <w:r w:rsidR="007A717D">
          <w:t>in</w:t>
        </w:r>
      </w:ins>
      <w:r w:rsidR="00CA72D0">
        <w:t xml:space="preserve"> chemical production through decarbonization </w:t>
      </w:r>
      <w:del w:id="62" w:author="Guillén Gosalbez  Gonzalo" w:date="2023-11-27T09:35:00Z">
        <w:r w:rsidR="00CA72D0" w:rsidDel="007A717D">
          <w:delText>efforts in</w:delText>
        </w:r>
      </w:del>
      <w:ins w:id="63" w:author="Guillén Gosalbez  Gonzalo" w:date="2023-11-27T09:35:00Z">
        <w:r w:rsidR="007A717D">
          <w:t>of</w:t>
        </w:r>
      </w:ins>
      <w:r w:rsidR="00CA72D0">
        <w:t xml:space="preserve"> other key sectors. In recent times there have been rapid technological advancements in response to decarbonization </w:t>
      </w:r>
      <w:r w:rsidR="00CA72D0">
        <w:lastRenderedPageBreak/>
        <w:t xml:space="preserve">challenges and climate policies aligned with the </w:t>
      </w:r>
      <w:del w:id="64" w:author="Guillén Gosalbez  Gonzalo" w:date="2023-11-27T09:38:00Z">
        <w:r w:rsidR="00CA72D0" w:rsidDel="007A717D">
          <w:delText xml:space="preserve">goals set by the </w:delText>
        </w:r>
      </w:del>
      <w:r w:rsidR="00CA72D0">
        <w:t xml:space="preserve">Paris Agreement. In this context, key platform chemicals such as ammonia </w:t>
      </w:r>
      <w:del w:id="65" w:author="Guillén Gosalbez  Gonzalo" w:date="2023-11-27T10:09:00Z">
        <w:r w:rsidR="00CA72D0" w:rsidDel="00ED0B0F">
          <w:delText xml:space="preserve">and methanol </w:delText>
        </w:r>
      </w:del>
      <w:ins w:id="66" w:author="Guillén Gosalbez  Gonzalo" w:date="2023-11-27T09:38:00Z">
        <w:r w:rsidR="007A717D">
          <w:t xml:space="preserve">could </w:t>
        </w:r>
      </w:ins>
      <w:r w:rsidR="00CA72D0">
        <w:t xml:space="preserve">play a crucial role in reducing emissions due to their large production volumes and diverse applications. </w:t>
      </w:r>
      <w:del w:id="67" w:author="Guillén Gosalbez  Gonzalo" w:date="2023-11-27T09:39:00Z">
        <w:r w:rsidR="00CA72D0" w:rsidDel="007A717D">
          <w:delText>Historically, s</w:delText>
        </w:r>
      </w:del>
      <w:ins w:id="68" w:author="Guillén Gosalbez  Gonzalo" w:date="2023-11-27T09:39:00Z">
        <w:r w:rsidR="007A717D">
          <w:t>S</w:t>
        </w:r>
      </w:ins>
      <w:r w:rsidR="00CA72D0">
        <w:t>everal studies have evaluated low</w:t>
      </w:r>
      <w:r w:rsidR="00CA72D0">
        <w:noBreakHyphen/>
        <w:t xml:space="preserve">carbon production routes for both ammonia and methanol </w:t>
      </w:r>
      <w:del w:id="69" w:author="Guillén Gosalbez  Gonzalo" w:date="2023-11-27T09:39:00Z">
        <w:r w:rsidR="00CA72D0" w:rsidDel="007A717D">
          <w:delText xml:space="preserve">utilizing </w:delText>
        </w:r>
      </w:del>
      <w:ins w:id="70" w:author="Guillén Gosalbez  Gonzalo" w:date="2023-11-27T09:39:00Z">
        <w:r w:rsidR="007A717D">
          <w:t xml:space="preserve">from </w:t>
        </w:r>
      </w:ins>
      <w:r w:rsidR="00CA72D0">
        <w:t>renewable carbon and hydrogen</w:t>
      </w:r>
      <w:r w:rsidR="00CA72D0">
        <w:noBreakHyphen/>
        <w:t>based feedstocks</w:t>
      </w:r>
      <w:r w:rsidR="00053775">
        <w:t xml:space="preserve"> </w:t>
      </w:r>
      <w:commentRangeStart w:id="71"/>
      <w:r w:rsidR="00053775">
        <w:fldChar w:fldCharType="begin"/>
      </w:r>
      <w:r w:rsidR="00D51DF6">
        <w:instrText xml:space="preserve"> ADDIN ZOTERO_ITEM CSL_CITATION {"citationID":"4mNDfCjE","properties":{"formattedCitation":"(D\\uc0\\u8217{}Angelo et al., 2021)","plainCitation":"(D’Angelo et al., 2021)","noteIndex":0},"citationItems":[{"id":301,"uris":["http://zotero.org/users/local/gMmtBwrT/items/PZCWKF83"],"itemData":{"id":301,"type":"article-journal","abstract":"At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053775">
        <w:fldChar w:fldCharType="separate"/>
      </w:r>
      <w:r w:rsidR="00D51DF6" w:rsidRPr="00D51DF6">
        <w:rPr>
          <w:szCs w:val="24"/>
        </w:rPr>
        <w:t>(D’Angelo et al., 2021)</w:t>
      </w:r>
      <w:r w:rsidR="00053775">
        <w:fldChar w:fldCharType="end"/>
      </w:r>
      <w:r w:rsidR="00CA72D0">
        <w:t>.</w:t>
      </w:r>
      <w:commentRangeEnd w:id="71"/>
      <w:r w:rsidR="007A717D">
        <w:rPr>
          <w:rStyle w:val="CommentReference"/>
          <w:lang w:val="en-GB"/>
        </w:rPr>
        <w:commentReference w:id="71"/>
      </w:r>
      <w:r w:rsidR="00CA72D0">
        <w:t xml:space="preserve"> These analyses have consistently highlighted the environmental superiority of green routes over their fossil counterparts. However, the majority of </w:t>
      </w:r>
      <w:del w:id="72" w:author="Guillén Gosalbez  Gonzalo" w:date="2023-11-27T09:39:00Z">
        <w:r w:rsidR="00CA72D0" w:rsidDel="007A717D">
          <w:delText>these LCA studies</w:delText>
        </w:r>
      </w:del>
      <w:ins w:id="73" w:author="Guillén Gosalbez  Gonzalo" w:date="2023-11-27T09:39:00Z">
        <w:r w:rsidR="007A717D">
          <w:t>them</w:t>
        </w:r>
      </w:ins>
      <w:r w:rsidR="00CA72D0">
        <w:t xml:space="preserve"> often assume</w:t>
      </w:r>
      <w:ins w:id="74" w:author="Guillén Gosalbez  Gonzalo" w:date="2023-11-27T09:40:00Z">
        <w:r w:rsidR="007A717D">
          <w:t xml:space="preserve"> that the foreground system (chemical plant) interacts with</w:t>
        </w:r>
      </w:ins>
      <w:r w:rsidR="00CA72D0">
        <w:t xml:space="preserve"> </w:t>
      </w:r>
      <w:del w:id="75" w:author="Guillén Gosalbez  Gonzalo" w:date="2023-11-27T09:40:00Z">
        <w:r w:rsidR="00CA72D0" w:rsidDel="007A717D">
          <w:delText xml:space="preserve">that chemical production occurs under </w:delText>
        </w:r>
      </w:del>
      <w:r w:rsidR="00CA72D0">
        <w:t>the existing energy system</w:t>
      </w:r>
      <w:ins w:id="76" w:author="Guillén Gosalbez  Gonzalo" w:date="2023-11-27T09:40:00Z">
        <w:r w:rsidR="007A717D">
          <w:t>s</w:t>
        </w:r>
      </w:ins>
      <w:r w:rsidR="00CA72D0">
        <w:t xml:space="preserve"> </w:t>
      </w:r>
      <w:r w:rsidR="00BB2CE2">
        <w:t>and supply chains, neglecting forthcoming decarbonization efforts</w:t>
      </w:r>
      <w:ins w:id="77" w:author="Guillén Gosalbez  Gonzalo" w:date="2023-11-27T09:41:00Z">
        <w:r w:rsidR="007A717D">
          <w:t>, which could lead to less accurate and meaningful assessments</w:t>
        </w:r>
      </w:ins>
      <w:r w:rsidR="00BB2CE2">
        <w:t xml:space="preserve">. </w:t>
      </w:r>
      <w:del w:id="78" w:author="Guillén Gosalbez  Gonzalo" w:date="2023-11-27T09:40:00Z">
        <w:r w:rsidR="00BB2CE2" w:rsidDel="007A717D">
          <w:delText xml:space="preserve">Therefore, disregarding a comprehensive analysis of chemical production in the context of a decarbonizing global economy could lead policymakers and stakeholders to make suboptimal decisions. </w:delText>
        </w:r>
      </w:del>
      <w:r w:rsidR="00BB2CE2">
        <w:t xml:space="preserve">Hence, in this work, we evaluate the environmental impacts of fossil and green ammonia </w:t>
      </w:r>
      <w:del w:id="79" w:author="Guillén Gosalbez  Gonzalo" w:date="2023-11-27T10:09:00Z">
        <w:r w:rsidR="00BB2CE2" w:rsidDel="00ED0B0F">
          <w:delText xml:space="preserve">and methanol </w:delText>
        </w:r>
      </w:del>
      <w:r w:rsidR="00BB2CE2">
        <w:t>pathways until 2050</w:t>
      </w:r>
      <w:ins w:id="80" w:author="Guillén Gosalbez  Gonzalo" w:date="2023-11-27T09:41:00Z">
        <w:r w:rsidR="007A717D">
          <w:t xml:space="preserve">, by considering </w:t>
        </w:r>
      </w:ins>
      <w:del w:id="81" w:author="Guillén Gosalbez  Gonzalo" w:date="2023-11-27T09:41:00Z">
        <w:r w:rsidR="00BB2CE2" w:rsidDel="007A717D">
          <w:delText xml:space="preserve">. We </w:delText>
        </w:r>
        <w:r w:rsidR="00907F5D" w:rsidDel="007A717D">
          <w:delText>particularly consider</w:delText>
        </w:r>
        <w:r w:rsidR="00BB2CE2" w:rsidDel="007A717D">
          <w:delText xml:space="preserve"> </w:delText>
        </w:r>
        <w:r w:rsidR="00907F5D" w:rsidDel="007A717D">
          <w:delText>anticipated</w:delText>
        </w:r>
      </w:del>
      <w:ins w:id="82" w:author="Guillén Gosalbez  Gonzalo" w:date="2023-11-27T09:41:00Z">
        <w:r w:rsidR="007A717D">
          <w:t>expected</w:t>
        </w:r>
      </w:ins>
      <w:r w:rsidR="00907F5D">
        <w:t xml:space="preserve"> </w:t>
      </w:r>
      <w:r w:rsidR="00BB2CE2">
        <w:t xml:space="preserve">changes in </w:t>
      </w:r>
      <w:ins w:id="83" w:author="Guillén Gosalbez  Gonzalo" w:date="2023-11-27T09:41:00Z">
        <w:r w:rsidR="007A717D">
          <w:t xml:space="preserve">the </w:t>
        </w:r>
      </w:ins>
      <w:r w:rsidR="00BB2CE2">
        <w:t>power, materials, and transportation sectors under three climate scenarios: a baseline scenario (3.5 </w:t>
      </w:r>
      <w:r w:rsidR="00907F5D" w:rsidRPr="002B1333">
        <w:t>°</w:t>
      </w:r>
      <w:r w:rsidR="00BB2CE2">
        <w:t xml:space="preserve">C), and two scenarios </w:t>
      </w:r>
      <w:del w:id="84" w:author="Guillén Gosalbez  Gonzalo" w:date="2023-11-27T09:41:00Z">
        <w:r w:rsidR="00BB2CE2" w:rsidDel="007A717D">
          <w:delText>aiming to limit global warming below</w:delText>
        </w:r>
      </w:del>
      <w:ins w:id="85" w:author="Guillén Gosalbez  Gonzalo" w:date="2023-11-27T09:41:00Z">
        <w:r w:rsidR="007A717D">
          <w:t>consistent with the</w:t>
        </w:r>
      </w:ins>
      <w:r w:rsidR="00BB2CE2">
        <w:t xml:space="preserve"> 2 </w:t>
      </w:r>
      <w:r w:rsidR="00907F5D" w:rsidRPr="002B1333">
        <w:t>°</w:t>
      </w:r>
      <w:r w:rsidR="00BB2CE2">
        <w:t>C and 1.5 </w:t>
      </w:r>
      <w:r w:rsidR="00907F5D" w:rsidRPr="002B1333">
        <w:t>°</w:t>
      </w:r>
      <w:r w:rsidR="00BB2CE2">
        <w:t>C</w:t>
      </w:r>
      <w:ins w:id="86" w:author="Guillén Gosalbez  Gonzalo" w:date="2023-11-27T09:41:00Z">
        <w:r w:rsidR="007A717D">
          <w:t xml:space="preserve"> targets</w:t>
        </w:r>
      </w:ins>
      <w:r w:rsidR="00BB2CE2">
        <w:t xml:space="preserve">, respectively. Furthermore, </w:t>
      </w:r>
      <w:r w:rsidR="00AF7F60">
        <w:t xml:space="preserve">we </w:t>
      </w:r>
      <w:r w:rsidR="003A72A8">
        <w:t>highlight the significance of location</w:t>
      </w:r>
      <w:r w:rsidR="00AF7F60">
        <w:t>s</w:t>
      </w:r>
      <w:r w:rsidR="003A72A8">
        <w:t xml:space="preserve"> in decision</w:t>
      </w:r>
      <w:r w:rsidR="003A72A8">
        <w:noBreakHyphen/>
        <w:t xml:space="preserve">making, </w:t>
      </w:r>
      <w:r w:rsidR="00874E79">
        <w:t>by performing a temporal region</w:t>
      </w:r>
      <w:r w:rsidR="00874E79">
        <w:noBreakHyphen/>
        <w:t>specific prospective LCA for 26 regions</w:t>
      </w:r>
      <w:del w:id="87" w:author="Guillén Gosalbez  Gonzalo" w:date="2023-11-27T10:21:00Z">
        <w:r w:rsidR="00874E79" w:rsidDel="007C185C">
          <w:delText xml:space="preserve"> worldwide</w:delText>
        </w:r>
      </w:del>
      <w:r w:rsidR="00874E79">
        <w:t xml:space="preserve">. </w:t>
      </w:r>
      <w:r w:rsidR="009727E7">
        <w:t>Our</w:t>
      </w:r>
      <w:r w:rsidR="00874E79">
        <w:t xml:space="preserve"> results </w:t>
      </w:r>
      <w:del w:id="88" w:author="Guillén Gosalbez  Gonzalo" w:date="2023-11-27T09:42:00Z">
        <w:r w:rsidR="00874E79" w:rsidDel="007A717D">
          <w:delText>provide a broader perspective on the environmental performance of various chemical production methods, highlighting the sustainability potential of both</w:delText>
        </w:r>
      </w:del>
      <w:ins w:id="89" w:author="Guillén Gosalbez  Gonzalo" w:date="2023-11-27T09:42:00Z">
        <w:r w:rsidR="007A717D">
          <w:t xml:space="preserve">show that </w:t>
        </w:r>
      </w:ins>
      <w:del w:id="90" w:author="Guillén Gosalbez  Gonzalo" w:date="2023-11-27T10:06:00Z">
        <w:r w:rsidR="00874E79" w:rsidDel="00ED0B0F">
          <w:delText xml:space="preserve"> </w:delText>
        </w:r>
      </w:del>
      <w:ins w:id="91" w:author="Guillén Gosalbez  Gonzalo" w:date="2023-11-27T10:06:00Z">
        <w:r w:rsidR="00ED0B0F">
          <w:t>green ammonia could become in the future more environmentally appealing than originally thought</w:t>
        </w:r>
      </w:ins>
      <w:del w:id="92" w:author="Guillén Gosalbez  Gonzalo" w:date="2023-11-27T10:06:00Z">
        <w:r w:rsidR="00874E79" w:rsidDel="00ED0B0F">
          <w:delText>fossil and renewable carbon</w:delText>
        </w:r>
        <w:r w:rsidR="00874E79" w:rsidDel="00ED0B0F">
          <w:noBreakHyphen/>
          <w:delText>based chemicals under plausible future socio</w:delText>
        </w:r>
        <w:r w:rsidR="00874E79" w:rsidDel="00ED0B0F">
          <w:noBreakHyphen/>
          <w:delText>economic and technological scenarios</w:delText>
        </w:r>
      </w:del>
      <w:r w:rsidR="00874E79">
        <w:t>.</w:t>
      </w:r>
    </w:p>
    <w:p w14:paraId="144DE699" w14:textId="7E2D8467" w:rsidR="008D2649" w:rsidRDefault="00B96FD8" w:rsidP="001D5AD3">
      <w:pPr>
        <w:pStyle w:val="Els-1storder-head"/>
        <w:spacing w:after="0"/>
      </w:pPr>
      <w:r>
        <w:t>Methods</w:t>
      </w:r>
    </w:p>
    <w:p w14:paraId="24A330CE" w14:textId="7E5B717A" w:rsidR="001572DC" w:rsidRPr="002B1333" w:rsidRDefault="001572DC" w:rsidP="001572DC">
      <w:pPr>
        <w:pStyle w:val="Els-1storder-head"/>
        <w:numPr>
          <w:ilvl w:val="0"/>
          <w:numId w:val="0"/>
        </w:numPr>
        <w:spacing w:before="0"/>
        <w:rPr>
          <w:sz w:val="20"/>
          <w:lang w:val="en-GB"/>
        </w:rPr>
      </w:pPr>
      <w:r w:rsidRPr="002B1333">
        <w:rPr>
          <w:b w:val="0"/>
          <w:sz w:val="20"/>
        </w:rPr>
        <w:t xml:space="preserve">We </w:t>
      </w:r>
      <w:r w:rsidR="004546D4">
        <w:rPr>
          <w:b w:val="0"/>
          <w:sz w:val="20"/>
        </w:rPr>
        <w:t>employ</w:t>
      </w:r>
      <w:r w:rsidRPr="002B1333">
        <w:rPr>
          <w:b w:val="0"/>
          <w:sz w:val="20"/>
        </w:rPr>
        <w:t xml:space="preserve"> the IMAGE Integrated Assessment Model (IAM) to </w:t>
      </w:r>
      <w:r w:rsidR="004546D4">
        <w:rPr>
          <w:b w:val="0"/>
          <w:sz w:val="20"/>
        </w:rPr>
        <w:t>evaluate</w:t>
      </w:r>
      <w:r w:rsidRPr="002B1333">
        <w:rPr>
          <w:b w:val="0"/>
          <w:sz w:val="20"/>
        </w:rPr>
        <w:t xml:space="preserve"> the environmental performance of both fossil and green pathways for ammonia</w:t>
      </w:r>
      <w:del w:id="93" w:author="Guillén Gosalbez  Gonzalo" w:date="2023-11-27T10:09:00Z">
        <w:r w:rsidRPr="002B1333" w:rsidDel="00ED0B0F">
          <w:rPr>
            <w:b w:val="0"/>
            <w:sz w:val="20"/>
          </w:rPr>
          <w:delText xml:space="preserve"> and methanol</w:delText>
        </w:r>
      </w:del>
      <w:r w:rsidRPr="002B1333">
        <w:rPr>
          <w:b w:val="0"/>
          <w:sz w:val="20"/>
        </w:rPr>
        <w:t xml:space="preserve"> production. This enables us to </w:t>
      </w:r>
      <w:r w:rsidR="004546D4">
        <w:rPr>
          <w:b w:val="0"/>
          <w:sz w:val="20"/>
        </w:rPr>
        <w:t>project</w:t>
      </w:r>
      <w:r w:rsidRPr="002B1333">
        <w:rPr>
          <w:b w:val="0"/>
          <w:sz w:val="20"/>
        </w:rPr>
        <w:t xml:space="preserve"> potential economic scenarios and provide insights into the environmental impacts based on expected socio</w:t>
      </w:r>
      <w:r w:rsidRPr="002B1333">
        <w:rPr>
          <w:b w:val="0"/>
          <w:sz w:val="20"/>
        </w:rPr>
        <w:noBreakHyphen/>
        <w:t xml:space="preserve">economic and technological advancements. </w:t>
      </w:r>
      <w:r w:rsidR="004546D4">
        <w:rPr>
          <w:b w:val="0"/>
          <w:sz w:val="20"/>
        </w:rPr>
        <w:t>Specifically</w:t>
      </w:r>
      <w:r w:rsidRPr="002B1333">
        <w:rPr>
          <w:b w:val="0"/>
          <w:sz w:val="20"/>
        </w:rPr>
        <w:t xml:space="preserve">, we adopt the </w:t>
      </w:r>
      <w:r w:rsidR="00DC5673">
        <w:rPr>
          <w:b w:val="0"/>
          <w:sz w:val="20"/>
        </w:rPr>
        <w:t>middle</w:t>
      </w:r>
      <w:r w:rsidR="00DC5673">
        <w:rPr>
          <w:b w:val="0"/>
          <w:sz w:val="20"/>
        </w:rPr>
        <w:noBreakHyphen/>
        <w:t>of</w:t>
      </w:r>
      <w:r w:rsidR="00DC5673">
        <w:rPr>
          <w:b w:val="0"/>
          <w:sz w:val="20"/>
        </w:rPr>
        <w:noBreakHyphen/>
        <w:t>the</w:t>
      </w:r>
      <w:r w:rsidR="00DC5673">
        <w:rPr>
          <w:b w:val="0"/>
          <w:sz w:val="20"/>
        </w:rPr>
        <w:noBreakHyphen/>
        <w:t>road</w:t>
      </w:r>
      <w:r w:rsidRPr="002B1333">
        <w:rPr>
          <w:b w:val="0"/>
          <w:sz w:val="20"/>
        </w:rPr>
        <w:t xml:space="preserve"> shared </w:t>
      </w:r>
      <w:r w:rsidRPr="00907F5D">
        <w:rPr>
          <w:b w:val="0"/>
          <w:sz w:val="20"/>
        </w:rPr>
        <w:t>socio</w:t>
      </w:r>
      <w:r w:rsidRPr="00907F5D">
        <w:rPr>
          <w:b w:val="0"/>
          <w:sz w:val="20"/>
        </w:rPr>
        <w:noBreakHyphen/>
        <w:t>economic pathway (SSP2) and consider a range of representative concentration pathways (RCPs), including RCP6, RCP2.6, and RCP1.9</w:t>
      </w:r>
      <w:del w:id="94" w:author="Guillén Gosalbez  Gonzalo" w:date="2023-11-27T10:07:00Z">
        <w:r w:rsidRPr="00907F5D" w:rsidDel="00ED0B0F">
          <w:rPr>
            <w:b w:val="0"/>
            <w:sz w:val="20"/>
          </w:rPr>
          <w:delText xml:space="preserve">, to create </w:delText>
        </w:r>
        <w:r w:rsidR="004546D4" w:rsidRPr="00907F5D" w:rsidDel="00ED0B0F">
          <w:rPr>
            <w:b w:val="0"/>
            <w:sz w:val="20"/>
          </w:rPr>
          <w:delText>various</w:delText>
        </w:r>
        <w:r w:rsidRPr="00907F5D" w:rsidDel="00ED0B0F">
          <w:rPr>
            <w:b w:val="0"/>
            <w:sz w:val="20"/>
          </w:rPr>
          <w:delText xml:space="preserve"> scenarios reflecting economic shifts</w:delText>
        </w:r>
      </w:del>
      <w:r w:rsidRPr="00907F5D">
        <w:rPr>
          <w:b w:val="0"/>
          <w:sz w:val="20"/>
        </w:rPr>
        <w:t xml:space="preserve">. RCP6 corresponds to </w:t>
      </w:r>
      <w:r w:rsidR="004546D4" w:rsidRPr="00907F5D">
        <w:rPr>
          <w:b w:val="0"/>
          <w:sz w:val="20"/>
        </w:rPr>
        <w:t>a</w:t>
      </w:r>
      <w:r w:rsidRPr="00907F5D">
        <w:rPr>
          <w:b w:val="0"/>
          <w:sz w:val="20"/>
        </w:rPr>
        <w:t xml:space="preserve"> scenario limiting global temperature rise to 3.5</w:t>
      </w:r>
      <w:r w:rsidR="002B1333" w:rsidRPr="00907F5D">
        <w:rPr>
          <w:sz w:val="20"/>
          <w:lang w:val="en-GB"/>
        </w:rPr>
        <w:t> </w:t>
      </w:r>
      <w:r w:rsidR="00907F5D" w:rsidRPr="00907F5D">
        <w:rPr>
          <w:sz w:val="20"/>
        </w:rPr>
        <w:t>°</w:t>
      </w:r>
      <w:r w:rsidRPr="00907F5D">
        <w:rPr>
          <w:b w:val="0"/>
          <w:sz w:val="20"/>
        </w:rPr>
        <w:t xml:space="preserve">C, </w:t>
      </w:r>
      <w:r w:rsidR="004546D4" w:rsidRPr="00907F5D">
        <w:rPr>
          <w:b w:val="0"/>
          <w:sz w:val="20"/>
        </w:rPr>
        <w:t>while</w:t>
      </w:r>
      <w:r w:rsidRPr="00907F5D">
        <w:rPr>
          <w:b w:val="0"/>
          <w:sz w:val="20"/>
        </w:rPr>
        <w:t xml:space="preserve"> RCP2.6 and RCP1.9 correspond to scenarios limiting temperature rise to 2</w:t>
      </w:r>
      <w:r w:rsidR="002B1333" w:rsidRPr="00907F5D">
        <w:rPr>
          <w:sz w:val="20"/>
          <w:lang w:val="en-GB"/>
        </w:rPr>
        <w:t> </w:t>
      </w:r>
      <w:r w:rsidR="00907F5D" w:rsidRPr="00907F5D">
        <w:rPr>
          <w:sz w:val="20"/>
        </w:rPr>
        <w:t>°</w:t>
      </w:r>
      <w:r w:rsidRPr="00907F5D">
        <w:rPr>
          <w:b w:val="0"/>
          <w:sz w:val="20"/>
        </w:rPr>
        <w:t>C and 1.5</w:t>
      </w:r>
      <w:r w:rsidR="002B1333" w:rsidRPr="00907F5D">
        <w:rPr>
          <w:sz w:val="20"/>
          <w:lang w:val="en-GB"/>
        </w:rPr>
        <w:t> </w:t>
      </w:r>
      <w:r w:rsidR="00907F5D" w:rsidRPr="00907F5D">
        <w:rPr>
          <w:sz w:val="20"/>
        </w:rPr>
        <w:t>°</w:t>
      </w:r>
      <w:r w:rsidRPr="00907F5D">
        <w:rPr>
          <w:b w:val="0"/>
          <w:sz w:val="20"/>
        </w:rPr>
        <w:t xml:space="preserve">C, respectively. To generate inventories for prospective LCAs </w:t>
      </w:r>
      <w:r w:rsidR="005869D8" w:rsidRPr="00907F5D">
        <w:rPr>
          <w:b w:val="0"/>
          <w:sz w:val="20"/>
        </w:rPr>
        <w:t>covering</w:t>
      </w:r>
      <w:r w:rsidRPr="00907F5D">
        <w:rPr>
          <w:b w:val="0"/>
          <w:sz w:val="20"/>
        </w:rPr>
        <w:t xml:space="preserve"> the</w:t>
      </w:r>
      <w:r w:rsidR="007711DA">
        <w:rPr>
          <w:b w:val="0"/>
          <w:sz w:val="20"/>
        </w:rPr>
        <w:t xml:space="preserve"> time</w:t>
      </w:r>
      <w:r w:rsidRPr="00907F5D">
        <w:rPr>
          <w:b w:val="0"/>
          <w:sz w:val="20"/>
        </w:rPr>
        <w:t xml:space="preserve"> period from 2020 to 2050, we utilize the </w:t>
      </w:r>
      <w:r w:rsidRPr="00907F5D">
        <w:rPr>
          <w:b w:val="0"/>
          <w:i/>
          <w:sz w:val="20"/>
        </w:rPr>
        <w:t>premise</w:t>
      </w:r>
      <w:r w:rsidRPr="00907F5D">
        <w:rPr>
          <w:b w:val="0"/>
          <w:sz w:val="20"/>
        </w:rPr>
        <w:t xml:space="preserve"> v1.5.9 framework</w:t>
      </w:r>
      <w:r w:rsidR="002E1665">
        <w:rPr>
          <w:b w:val="0"/>
          <w:sz w:val="20"/>
        </w:rPr>
        <w:t xml:space="preserve"> </w:t>
      </w:r>
      <w:r w:rsidR="002E1665" w:rsidRPr="007711DA">
        <w:rPr>
          <w:b w:val="0"/>
          <w:sz w:val="20"/>
        </w:rPr>
        <w:fldChar w:fldCharType="begin"/>
      </w:r>
      <w:r w:rsidR="002E1665" w:rsidRPr="007711DA">
        <w:rPr>
          <w:b w:val="0"/>
          <w:sz w:val="20"/>
        </w:rPr>
        <w:instrText xml:space="preserve"> ADDIN ZOTERO_ITEM CSL_CITATION {"citationID":"3v6PTC75","properties":{"formattedCitation":"(Sacchi et al., 2022)","plainCitation":"(Sacchi et al., 2022)","noteIndex":0},"citationItems":[{"id":289,"uris":["http://zotero.org/users/local/gMmtBwrT/items/2K4ECVXA"],"itemData":{"id":289,"type":"article-journal","abstract":"Prospective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 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 ments are to be brought in to further facilitate the development of pLCA.","container-title":"Renewable and Sustainable Energy Reviews","DOI":"10.1016/j.rser.2022.112311","ISSN":"13640321","journalAbbreviation":"Renewable and Sustainable Energy Reviews","language":"en","page":"112311","source":"DOI.org (Crossref)","title":"PRospective EnvironMental Impact asSEment (premise): A streamlined approach to producing databases for prospective life cycle assessment using integrated assessment models","title-short":"PRospective EnvironMental Impact asSEment (premise)","volume":"160","author":[{"family":"Sacchi","given":"R."},{"family":"Terlouw","given":"T."},{"family":"Siala","given":"K."},{"family":"Dirnaichner","given":"A."},{"family":"Bauer","given":"C."},{"family":"Cox","given":"B."},{"family":"Mutel","given":"C."},{"family":"Daioglou","given":"V."},{"family":"Luderer","given":"G."}],"issued":{"date-parts":[["2022",5]]}}}],"schema":"https://github.com/citation-style-language/schema/raw/master/csl-citation.json"} </w:instrText>
      </w:r>
      <w:r w:rsidR="002E1665" w:rsidRPr="007711DA">
        <w:rPr>
          <w:b w:val="0"/>
          <w:sz w:val="20"/>
        </w:rPr>
        <w:fldChar w:fldCharType="separate"/>
      </w:r>
      <w:r w:rsidR="002E1665" w:rsidRPr="007711DA">
        <w:rPr>
          <w:b w:val="0"/>
          <w:sz w:val="20"/>
        </w:rPr>
        <w:t>(Sacchi et al., 2022)</w:t>
      </w:r>
      <w:r w:rsidR="002E1665" w:rsidRPr="007711DA">
        <w:rPr>
          <w:b w:val="0"/>
          <w:sz w:val="20"/>
        </w:rPr>
        <w:fldChar w:fldCharType="end"/>
      </w:r>
      <w:r w:rsidRPr="00907F5D">
        <w:rPr>
          <w:b w:val="0"/>
          <w:sz w:val="20"/>
        </w:rPr>
        <w:t xml:space="preserve">. </w:t>
      </w:r>
      <w:commentRangeStart w:id="95"/>
      <w:r w:rsidRPr="00907F5D">
        <w:rPr>
          <w:b w:val="0"/>
          <w:sz w:val="20"/>
        </w:rPr>
        <w:t xml:space="preserve">Additionally, we </w:t>
      </w:r>
      <w:r w:rsidR="005869D8" w:rsidRPr="00907F5D">
        <w:rPr>
          <w:b w:val="0"/>
          <w:sz w:val="20"/>
        </w:rPr>
        <w:t>incorporate</w:t>
      </w:r>
      <w:r w:rsidRPr="002B1333">
        <w:rPr>
          <w:b w:val="0"/>
          <w:sz w:val="20"/>
        </w:rPr>
        <w:t xml:space="preserve"> the temporal </w:t>
      </w:r>
      <w:r w:rsidR="00C3037C" w:rsidRPr="002B1333">
        <w:rPr>
          <w:b w:val="0"/>
          <w:sz w:val="20"/>
        </w:rPr>
        <w:t>dimension</w:t>
      </w:r>
      <w:r w:rsidRPr="002B1333">
        <w:rPr>
          <w:b w:val="0"/>
          <w:sz w:val="20"/>
        </w:rPr>
        <w:t xml:space="preserve"> </w:t>
      </w:r>
      <w:proofErr w:type="gramStart"/>
      <w:r w:rsidRPr="002B1333">
        <w:rPr>
          <w:b w:val="0"/>
          <w:sz w:val="20"/>
        </w:rPr>
        <w:t>for the production of</w:t>
      </w:r>
      <w:proofErr w:type="gramEnd"/>
      <w:r w:rsidRPr="002B1333">
        <w:rPr>
          <w:b w:val="0"/>
          <w:sz w:val="20"/>
        </w:rPr>
        <w:t xml:space="preserve"> these </w:t>
      </w:r>
      <w:r w:rsidR="00C3037C" w:rsidRPr="002B1333">
        <w:rPr>
          <w:b w:val="0"/>
          <w:sz w:val="20"/>
        </w:rPr>
        <w:t>platform chemicals</w:t>
      </w:r>
      <w:r w:rsidRPr="002B1333">
        <w:rPr>
          <w:b w:val="0"/>
          <w:sz w:val="20"/>
        </w:rPr>
        <w:t xml:space="preserve"> across 26 global regions, considering location</w:t>
      </w:r>
      <w:r w:rsidR="00C3037C" w:rsidRPr="002B1333">
        <w:rPr>
          <w:b w:val="0"/>
          <w:sz w:val="20"/>
        </w:rPr>
        <w:noBreakHyphen/>
      </w:r>
      <w:r w:rsidRPr="002B1333">
        <w:rPr>
          <w:b w:val="0"/>
          <w:sz w:val="20"/>
        </w:rPr>
        <w:t xml:space="preserve">specific temporal </w:t>
      </w:r>
      <w:r w:rsidR="00C3037C" w:rsidRPr="002B1333">
        <w:rPr>
          <w:b w:val="0"/>
          <w:sz w:val="20"/>
        </w:rPr>
        <w:t>dynamics</w:t>
      </w:r>
      <w:commentRangeEnd w:id="95"/>
      <w:r w:rsidR="00ED0B0F">
        <w:rPr>
          <w:rStyle w:val="CommentReference"/>
          <w:b w:val="0"/>
          <w:lang w:val="en-GB"/>
        </w:rPr>
        <w:commentReference w:id="95"/>
      </w:r>
      <w:r w:rsidRPr="002B1333">
        <w:rPr>
          <w:b w:val="0"/>
          <w:sz w:val="20"/>
        </w:rPr>
        <w:t>.</w:t>
      </w:r>
    </w:p>
    <w:p w14:paraId="46032E74" w14:textId="77777777" w:rsidR="00926D74" w:rsidRDefault="00B96FD8" w:rsidP="001D5AD3">
      <w:pPr>
        <w:pStyle w:val="Els-1storder-head"/>
        <w:spacing w:after="0"/>
        <w:rPr>
          <w:lang w:val="en-GB"/>
        </w:rPr>
      </w:pPr>
      <w:r>
        <w:rPr>
          <w:lang w:val="en-GB"/>
        </w:rPr>
        <w:t>Results and Discussions</w:t>
      </w:r>
    </w:p>
    <w:p w14:paraId="5063266A" w14:textId="58EB8446" w:rsidR="00935375" w:rsidRDefault="00ED0B0F" w:rsidP="00935375">
      <w:pPr>
        <w:pStyle w:val="Els-body-text"/>
        <w:rPr>
          <w:lang w:val="en-GB"/>
        </w:rPr>
      </w:pPr>
      <w:ins w:id="96" w:author="Guillén Gosalbez  Gonzalo" w:date="2023-11-27T10:09:00Z">
        <w:r>
          <w:rPr>
            <w:lang w:val="en-GB"/>
          </w:rPr>
          <w:t>The impact of</w:t>
        </w:r>
      </w:ins>
      <w:ins w:id="97" w:author="Guillén Gosalbez  Gonzalo" w:date="2023-11-27T10:10:00Z">
        <w:r>
          <w:rPr>
            <w:lang w:val="en-GB"/>
          </w:rPr>
          <w:t xml:space="preserve"> both </w:t>
        </w:r>
      </w:ins>
      <w:del w:id="98" w:author="Guillén Gosalbez  Gonzalo" w:date="2023-11-27T10:10:00Z">
        <w:r w:rsidR="005869D8" w:rsidDel="00ED0B0F">
          <w:rPr>
            <w:lang w:val="en-GB"/>
          </w:rPr>
          <w:delText>Compared</w:delText>
        </w:r>
        <w:r w:rsidR="00935375" w:rsidDel="00ED0B0F">
          <w:rPr>
            <w:lang w:val="en-GB"/>
          </w:rPr>
          <w:delText xml:space="preserve"> to </w:delText>
        </w:r>
      </w:del>
      <w:r w:rsidR="00935375">
        <w:rPr>
          <w:lang w:val="en-GB"/>
        </w:rPr>
        <w:t>fossil</w:t>
      </w:r>
      <w:ins w:id="99" w:author="Guillén Gosalbez  Gonzalo" w:date="2023-11-27T10:10:00Z">
        <w:r>
          <w:rPr>
            <w:lang w:val="en-GB"/>
          </w:rPr>
          <w:t xml:space="preserve"> and green </w:t>
        </w:r>
      </w:ins>
      <w:del w:id="100" w:author="Guillén Gosalbez  Gonzalo" w:date="2023-11-27T10:10:00Z">
        <w:r w:rsidR="00935375" w:rsidDel="00ED0B0F">
          <w:rPr>
            <w:lang w:val="en-GB"/>
          </w:rPr>
          <w:noBreakHyphen/>
          <w:delText xml:space="preserve">based </w:delText>
        </w:r>
      </w:del>
      <w:del w:id="101" w:author="Guillén Gosalbez  Gonzalo" w:date="2023-11-27T10:08:00Z">
        <w:r w:rsidR="00935375" w:rsidDel="00ED0B0F">
          <w:rPr>
            <w:lang w:val="en-GB"/>
          </w:rPr>
          <w:delText>methods</w:delText>
        </w:r>
      </w:del>
      <w:del w:id="102" w:author="Guillén Gosalbez  Gonzalo" w:date="2023-11-27T10:10:00Z">
        <w:r w:rsidR="00935375" w:rsidDel="00ED0B0F">
          <w:rPr>
            <w:lang w:val="en-GB"/>
          </w:rPr>
          <w:delText xml:space="preserve">, </w:delText>
        </w:r>
        <w:r w:rsidR="00D7441A" w:rsidDel="00ED0B0F">
          <w:rPr>
            <w:lang w:val="en-GB"/>
          </w:rPr>
          <w:delText xml:space="preserve">the projected climate change impacts of </w:delText>
        </w:r>
      </w:del>
      <w:r w:rsidR="00D7441A">
        <w:rPr>
          <w:lang w:val="en-GB"/>
        </w:rPr>
        <w:t xml:space="preserve">ammonia </w:t>
      </w:r>
      <w:ins w:id="103" w:author="Guillén Gosalbez  Gonzalo" w:date="2023-11-27T10:10:00Z">
        <w:r>
          <w:rPr>
            <w:lang w:val="en-GB"/>
          </w:rPr>
          <w:t xml:space="preserve">will decline in the future, but the environmental gap between both will grow substantially </w:t>
        </w:r>
      </w:ins>
      <w:ins w:id="104" w:author="Guillén Gosalbez  Gonzalo" w:date="2023-11-27T10:11:00Z">
        <w:r>
          <w:rPr>
            <w:lang w:val="en-GB"/>
          </w:rPr>
          <w:t>thus drastically improving the environmental appeal of</w:t>
        </w:r>
      </w:ins>
      <w:ins w:id="105" w:author="Guillén Gosalbez  Gonzalo" w:date="2023-11-27T10:10:00Z">
        <w:r>
          <w:rPr>
            <w:lang w:val="en-GB"/>
          </w:rPr>
          <w:t xml:space="preserve"> green </w:t>
        </w:r>
      </w:ins>
      <w:ins w:id="106" w:author="Guillén Gosalbez  Gonzalo" w:date="2023-11-27T10:11:00Z">
        <w:r>
          <w:rPr>
            <w:lang w:val="en-GB"/>
          </w:rPr>
          <w:t>ammonia</w:t>
        </w:r>
      </w:ins>
      <w:ins w:id="107" w:author="Guillén Gosalbez  Gonzalo" w:date="2023-11-27T10:10:00Z">
        <w:r>
          <w:rPr>
            <w:lang w:val="en-GB"/>
          </w:rPr>
          <w:t xml:space="preserve"> </w:t>
        </w:r>
      </w:ins>
      <w:del w:id="108" w:author="Guillén Gosalbez  Gonzalo" w:date="2023-11-27T10:12:00Z">
        <w:r w:rsidR="00D7441A" w:rsidDel="00ED0B0F">
          <w:rPr>
            <w:lang w:val="en-GB"/>
          </w:rPr>
          <w:delText>production through solar and wind</w:delText>
        </w:r>
        <w:r w:rsidR="00D7441A" w:rsidDel="00ED0B0F">
          <w:rPr>
            <w:lang w:val="en-GB"/>
          </w:rPr>
          <w:noBreakHyphen/>
          <w:delText xml:space="preserve">based routes, </w:delText>
        </w:r>
      </w:del>
      <w:r w:rsidR="003655EF">
        <w:rPr>
          <w:lang w:val="en-GB"/>
        </w:rPr>
        <w:t>(</w:t>
      </w:r>
      <w:del w:id="109" w:author="Guillén Gosalbez  Gonzalo" w:date="2023-11-27T10:12:00Z">
        <w:r w:rsidR="003655EF" w:rsidDel="00ED0B0F">
          <w:rPr>
            <w:lang w:val="en-GB"/>
          </w:rPr>
          <w:delText>taken herein to illustrate this study,</w:delText>
        </w:r>
        <w:r w:rsidR="00D7441A" w:rsidDel="00ED0B0F">
          <w:rPr>
            <w:lang w:val="en-GB"/>
          </w:rPr>
          <w:delText xml:space="preserve"> </w:delText>
        </w:r>
      </w:del>
      <w:r w:rsidR="00D7441A" w:rsidRPr="003655EF">
        <w:rPr>
          <w:b/>
          <w:lang w:val="en-GB"/>
        </w:rPr>
        <w:t>Figure 1a</w:t>
      </w:r>
      <w:r w:rsidR="00D7441A">
        <w:rPr>
          <w:lang w:val="en-GB"/>
        </w:rPr>
        <w:t>)</w:t>
      </w:r>
      <w:del w:id="110" w:author="Guillén Gosalbez  Gonzalo" w:date="2023-11-27T10:12:00Z">
        <w:r w:rsidR="00D7441A" w:rsidDel="00ED0B0F">
          <w:rPr>
            <w:lang w:val="en-GB"/>
          </w:rPr>
          <w:delText>, display a promising trajectory, indicating substantial reductions by 2050</w:delText>
        </w:r>
      </w:del>
      <w:r w:rsidR="00D7441A">
        <w:rPr>
          <w:lang w:val="en-GB"/>
        </w:rPr>
        <w:t xml:space="preserve">. </w:t>
      </w:r>
      <w:ins w:id="111" w:author="Guillén Gosalbez  Gonzalo" w:date="2023-11-27T10:12:00Z">
        <w:r>
          <w:rPr>
            <w:lang w:val="en-GB"/>
          </w:rPr>
          <w:t xml:space="preserve">Particularly, </w:t>
        </w:r>
      </w:ins>
      <w:del w:id="112" w:author="Guillén Gosalbez  Gonzalo" w:date="2023-11-27T10:12:00Z">
        <w:r w:rsidR="00D7441A" w:rsidDel="00ED0B0F">
          <w:rPr>
            <w:lang w:val="en-GB"/>
          </w:rPr>
          <w:delText>U</w:delText>
        </w:r>
      </w:del>
      <w:ins w:id="113" w:author="Guillén Gosalbez  Gonzalo" w:date="2023-11-27T10:12:00Z">
        <w:r>
          <w:rPr>
            <w:lang w:val="en-GB"/>
          </w:rPr>
          <w:t>u</w:t>
        </w:r>
      </w:ins>
      <w:r w:rsidR="00D7441A">
        <w:rPr>
          <w:lang w:val="en-GB"/>
        </w:rPr>
        <w:t xml:space="preserve">nder </w:t>
      </w:r>
      <w:del w:id="114" w:author="Guillén Gosalbez  Gonzalo" w:date="2023-11-27T10:12:00Z">
        <w:r w:rsidR="00D7441A" w:rsidDel="00ED0B0F">
          <w:rPr>
            <w:lang w:val="en-GB"/>
          </w:rPr>
          <w:delText xml:space="preserve">more </w:delText>
        </w:r>
      </w:del>
      <w:ins w:id="115" w:author="Guillén Gosalbez  Gonzalo" w:date="2023-11-27T10:12:00Z">
        <w:r>
          <w:rPr>
            <w:lang w:val="en-GB"/>
          </w:rPr>
          <w:t xml:space="preserve">an </w:t>
        </w:r>
      </w:ins>
      <w:r w:rsidR="00D7441A">
        <w:rPr>
          <w:lang w:val="en-GB"/>
        </w:rPr>
        <w:t xml:space="preserve">aggressive </w:t>
      </w:r>
      <w:ins w:id="116" w:author="Guillén Gosalbez  Gonzalo" w:date="2023-11-27T10:12:00Z">
        <w:r>
          <w:rPr>
            <w:lang w:val="en-GB"/>
          </w:rPr>
          <w:t xml:space="preserve">climate </w:t>
        </w:r>
      </w:ins>
      <w:r w:rsidR="00D7441A">
        <w:rPr>
          <w:lang w:val="en-GB"/>
        </w:rPr>
        <w:t>polic</w:t>
      </w:r>
      <w:del w:id="117" w:author="Guillén Gosalbez  Gonzalo" w:date="2023-11-27T10:12:00Z">
        <w:r w:rsidR="00D7441A" w:rsidDel="00ED0B0F">
          <w:rPr>
            <w:lang w:val="en-GB"/>
          </w:rPr>
          <w:delText>ies</w:delText>
        </w:r>
      </w:del>
      <w:ins w:id="118" w:author="Guillén Gosalbez  Gonzalo" w:date="2023-11-27T10:12:00Z">
        <w:r>
          <w:rPr>
            <w:lang w:val="en-GB"/>
          </w:rPr>
          <w:t>y</w:t>
        </w:r>
      </w:ins>
      <w:r w:rsidR="00D7441A">
        <w:rPr>
          <w:lang w:val="en-GB"/>
        </w:rPr>
        <w:t>, such as the 1.5 </w:t>
      </w:r>
      <w:r w:rsidR="00A01693" w:rsidRPr="002B1333">
        <w:t>°</w:t>
      </w:r>
      <w:r w:rsidR="00D7441A">
        <w:rPr>
          <w:lang w:val="en-GB"/>
        </w:rPr>
        <w:t xml:space="preserve">C scenario, these </w:t>
      </w:r>
      <w:r w:rsidR="00A46CC2">
        <w:rPr>
          <w:lang w:val="en-GB"/>
        </w:rPr>
        <w:t>impacts</w:t>
      </w:r>
      <w:r w:rsidR="00D7441A">
        <w:rPr>
          <w:lang w:val="en-GB"/>
        </w:rPr>
        <w:t xml:space="preserve"> </w:t>
      </w:r>
      <w:del w:id="119" w:author="Guillén Gosalbez  Gonzalo" w:date="2023-11-27T10:19:00Z">
        <w:r w:rsidR="00D7441A" w:rsidDel="007C185C">
          <w:rPr>
            <w:lang w:val="en-GB"/>
          </w:rPr>
          <w:delText xml:space="preserve">are </w:delText>
        </w:r>
        <w:r w:rsidR="00A46CC2" w:rsidDel="007C185C">
          <w:rPr>
            <w:lang w:val="en-GB"/>
          </w:rPr>
          <w:delText>expected</w:delText>
        </w:r>
        <w:r w:rsidR="00D7441A" w:rsidDel="007C185C">
          <w:rPr>
            <w:lang w:val="en-GB"/>
          </w:rPr>
          <w:delText xml:space="preserve"> to</w:delText>
        </w:r>
      </w:del>
      <w:ins w:id="120" w:author="Guillén Gosalbez  Gonzalo" w:date="2023-11-27T10:19:00Z">
        <w:r w:rsidR="007C185C">
          <w:rPr>
            <w:lang w:val="en-GB"/>
          </w:rPr>
          <w:t>will</w:t>
        </w:r>
      </w:ins>
      <w:r w:rsidR="00D7441A">
        <w:rPr>
          <w:lang w:val="en-GB"/>
        </w:rPr>
        <w:t xml:space="preserve"> decrease significantly</w:t>
      </w:r>
      <w:del w:id="121" w:author="Guillén Gosalbez  Gonzalo" w:date="2023-11-27T10:12:00Z">
        <w:r w:rsidR="00D7441A" w:rsidDel="00ED0B0F">
          <w:rPr>
            <w:lang w:val="en-GB"/>
          </w:rPr>
          <w:delText>. Specifically,</w:delText>
        </w:r>
      </w:del>
      <w:ins w:id="122" w:author="Guillén Gosalbez  Gonzalo" w:date="2023-11-27T10:12:00Z">
        <w:r>
          <w:rPr>
            <w:lang w:val="en-GB"/>
          </w:rPr>
          <w:t xml:space="preserve"> with</w:t>
        </w:r>
      </w:ins>
      <w:r w:rsidR="00D7441A">
        <w:rPr>
          <w:lang w:val="en-GB"/>
        </w:rPr>
        <w:t xml:space="preserve"> both the solar and wind</w:t>
      </w:r>
      <w:r w:rsidR="00D7441A">
        <w:rPr>
          <w:lang w:val="en-GB"/>
        </w:rPr>
        <w:noBreakHyphen/>
        <w:t xml:space="preserve">based pathways </w:t>
      </w:r>
      <w:del w:id="123" w:author="Guillén Gosalbez  Gonzalo" w:date="2023-11-27T10:13:00Z">
        <w:r w:rsidR="00D7441A" w:rsidDel="00ED0B0F">
          <w:rPr>
            <w:lang w:val="en-GB"/>
          </w:rPr>
          <w:delText xml:space="preserve">are </w:delText>
        </w:r>
      </w:del>
      <w:ins w:id="124" w:author="Guillén Gosalbez  Gonzalo" w:date="2023-11-27T10:20:00Z">
        <w:r w:rsidR="007C185C">
          <w:rPr>
            <w:lang w:val="en-GB"/>
          </w:rPr>
          <w:t xml:space="preserve">reducing </w:t>
        </w:r>
      </w:ins>
      <w:ins w:id="125" w:author="Guillén Gosalbez  Gonzalo" w:date="2023-11-27T10:13:00Z">
        <w:r>
          <w:rPr>
            <w:lang w:val="en-GB"/>
          </w:rPr>
          <w:t>their impact by</w:t>
        </w:r>
      </w:ins>
      <w:del w:id="126" w:author="Guillén Gosalbez  Gonzalo" w:date="2023-11-27T10:13:00Z">
        <w:r w:rsidR="00D7441A" w:rsidDel="00ED0B0F">
          <w:rPr>
            <w:lang w:val="en-GB"/>
          </w:rPr>
          <w:delText>projected to exhibit approximately a</w:delText>
        </w:r>
      </w:del>
      <w:r w:rsidR="00D7441A">
        <w:rPr>
          <w:lang w:val="en-GB"/>
        </w:rPr>
        <w:t xml:space="preserve"> 70% </w:t>
      </w:r>
      <w:del w:id="127" w:author="Guillén Gosalbez  Gonzalo" w:date="2023-11-27T10:13:00Z">
        <w:r w:rsidR="00D7441A" w:rsidDel="00ED0B0F">
          <w:rPr>
            <w:lang w:val="en-GB"/>
          </w:rPr>
          <w:delText xml:space="preserve">reduction in impacts </w:delText>
        </w:r>
      </w:del>
      <w:r w:rsidR="00D7441A">
        <w:rPr>
          <w:lang w:val="en-GB"/>
        </w:rPr>
        <w:t>by 2050</w:t>
      </w:r>
      <w:ins w:id="128" w:author="Guillén Gosalbez  Gonzalo" w:date="2023-11-27T10:13:00Z">
        <w:r>
          <w:rPr>
            <w:lang w:val="en-GB"/>
          </w:rPr>
          <w:t xml:space="preserve"> (vs xx% in the fossil analogue)</w:t>
        </w:r>
      </w:ins>
      <w:r w:rsidR="00D7441A">
        <w:rPr>
          <w:lang w:val="en-GB"/>
        </w:rPr>
        <w:t xml:space="preserve">. Furthermore, a regional assessment </w:t>
      </w:r>
      <w:r w:rsidR="006132FF">
        <w:rPr>
          <w:lang w:val="en-GB"/>
        </w:rPr>
        <w:t>reveals that impact reductions vary significantly by region for both solar (</w:t>
      </w:r>
      <w:r w:rsidR="006132FF" w:rsidRPr="00A01693">
        <w:rPr>
          <w:b/>
          <w:lang w:val="en-GB"/>
        </w:rPr>
        <w:t>Figure 1b</w:t>
      </w:r>
      <w:r w:rsidR="006132FF">
        <w:rPr>
          <w:lang w:val="en-GB"/>
        </w:rPr>
        <w:t>) and wind</w:t>
      </w:r>
      <w:r w:rsidR="006132FF">
        <w:rPr>
          <w:lang w:val="en-GB"/>
        </w:rPr>
        <w:noBreakHyphen/>
        <w:t xml:space="preserve">based </w:t>
      </w:r>
      <w:r w:rsidR="006132FF" w:rsidRPr="00A01693">
        <w:rPr>
          <w:b/>
          <w:lang w:val="en-GB"/>
        </w:rPr>
        <w:t>(Figure 1c</w:t>
      </w:r>
      <w:r w:rsidR="006132FF">
        <w:rPr>
          <w:lang w:val="en-GB"/>
        </w:rPr>
        <w:t>) ammonia</w:t>
      </w:r>
      <w:del w:id="129" w:author="Guillén Gosalbez  Gonzalo" w:date="2023-11-27T10:14:00Z">
        <w:r w:rsidR="006132FF" w:rsidDel="007C185C">
          <w:rPr>
            <w:lang w:val="en-GB"/>
          </w:rPr>
          <w:delText xml:space="preserve"> production</w:delText>
        </w:r>
      </w:del>
      <w:r w:rsidR="006132FF">
        <w:rPr>
          <w:lang w:val="en-GB"/>
        </w:rPr>
        <w:t xml:space="preserve">, highlighting the crucial role of </w:t>
      </w:r>
      <w:del w:id="130" w:author="Guillén Gosalbez  Gonzalo" w:date="2023-11-27T10:13:00Z">
        <w:r w:rsidR="006132FF" w:rsidDel="007C185C">
          <w:rPr>
            <w:lang w:val="en-GB"/>
          </w:rPr>
          <w:delText>location</w:delText>
        </w:r>
        <w:r w:rsidR="006132FF" w:rsidDel="007C185C">
          <w:rPr>
            <w:lang w:val="en-GB"/>
          </w:rPr>
          <w:noBreakHyphen/>
          <w:delText xml:space="preserve">specific dynamics necessary for </w:delText>
        </w:r>
        <w:r w:rsidR="00EA467C" w:rsidDel="007C185C">
          <w:rPr>
            <w:lang w:val="en-GB"/>
          </w:rPr>
          <w:delText>strategic planning</w:delText>
        </w:r>
      </w:del>
      <w:ins w:id="131" w:author="Guillén Gosalbez  Gonzalo" w:date="2023-11-27T10:13:00Z">
        <w:r w:rsidR="007C185C">
          <w:rPr>
            <w:lang w:val="en-GB"/>
          </w:rPr>
          <w:t xml:space="preserve">maximizing the location of </w:t>
        </w:r>
      </w:ins>
      <w:ins w:id="132" w:author="Guillén Gosalbez  Gonzalo" w:date="2023-11-27T10:14:00Z">
        <w:r w:rsidR="007C185C">
          <w:rPr>
            <w:lang w:val="en-GB"/>
          </w:rPr>
          <w:t>green facilities</w:t>
        </w:r>
      </w:ins>
      <w:r w:rsidR="00EA467C">
        <w:rPr>
          <w:lang w:val="en-GB"/>
        </w:rPr>
        <w:t xml:space="preserve"> to maximi</w:t>
      </w:r>
      <w:r w:rsidR="005869D8">
        <w:rPr>
          <w:lang w:val="en-GB"/>
        </w:rPr>
        <w:t>z</w:t>
      </w:r>
      <w:r w:rsidR="00EA467C">
        <w:rPr>
          <w:lang w:val="en-GB"/>
        </w:rPr>
        <w:t>e global benefits.</w:t>
      </w:r>
    </w:p>
    <w:p w14:paraId="3EB56CF6" w14:textId="03E5311C" w:rsidR="00A46CC2" w:rsidRDefault="00A46CC2" w:rsidP="00A46CC2">
      <w:pPr>
        <w:pStyle w:val="Els-body-text"/>
        <w:jc w:val="center"/>
        <w:rPr>
          <w:lang w:val="en-GB"/>
        </w:rPr>
      </w:pPr>
      <w:r>
        <w:rPr>
          <w:rFonts w:ascii="Calibri" w:hAnsi="Calibri" w:cs="Calibri"/>
          <w:b/>
          <w:noProof/>
        </w:rPr>
        <w:lastRenderedPageBreak/>
        <w:drawing>
          <wp:inline distT="0" distB="0" distL="0" distR="0" wp14:anchorId="06889E38" wp14:editId="25415D98">
            <wp:extent cx="3900805" cy="2290853"/>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f all image SSP2 GL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00805" cy="2290853"/>
                    </a:xfrm>
                    <a:prstGeom prst="rect">
                      <a:avLst/>
                    </a:prstGeom>
                  </pic:spPr>
                </pic:pic>
              </a:graphicData>
            </a:graphic>
          </wp:inline>
        </w:drawing>
      </w:r>
    </w:p>
    <w:p w14:paraId="0A99B5E0" w14:textId="0CA24706" w:rsidR="00413A0B" w:rsidRPr="00935375" w:rsidRDefault="00413A0B" w:rsidP="003655EF">
      <w:pPr>
        <w:pStyle w:val="Els-body-text"/>
        <w:rPr>
          <w:lang w:val="en-GB"/>
        </w:rPr>
      </w:pPr>
      <w:r w:rsidRPr="003655EF">
        <w:rPr>
          <w:b/>
          <w:lang w:val="en-GB"/>
        </w:rPr>
        <w:t>Figure 1</w:t>
      </w:r>
      <w:r w:rsidR="003655EF">
        <w:rPr>
          <w:lang w:val="en-GB"/>
        </w:rPr>
        <w:t xml:space="preserve"> Climate change impacts of ammonia production technologies. </w:t>
      </w:r>
      <w:r w:rsidR="003655EF" w:rsidRPr="003655EF">
        <w:rPr>
          <w:b/>
          <w:lang w:val="en-GB"/>
        </w:rPr>
        <w:t>(a)</w:t>
      </w:r>
      <w:r w:rsidR="003655EF">
        <w:rPr>
          <w:lang w:val="en-GB"/>
        </w:rPr>
        <w:t xml:space="preserve"> Global average impacts of fossil, solar and wind</w:t>
      </w:r>
      <w:r w:rsidR="003655EF">
        <w:rPr>
          <w:lang w:val="en-GB"/>
        </w:rPr>
        <w:noBreakHyphen/>
        <w:t>based production from 2020 to 2050 across three scenarios (3.5 </w:t>
      </w:r>
      <w:r w:rsidR="0036113D" w:rsidRPr="00907F5D">
        <w:t>°°</w:t>
      </w:r>
      <w:r w:rsidR="003655EF">
        <w:rPr>
          <w:lang w:val="en-GB"/>
        </w:rPr>
        <w:t>C, 2 C, and 1.5 </w:t>
      </w:r>
      <w:r w:rsidR="0036113D" w:rsidRPr="00907F5D">
        <w:t>°</w:t>
      </w:r>
      <w:r w:rsidR="003655EF">
        <w:rPr>
          <w:lang w:val="en-GB"/>
        </w:rPr>
        <w:t>C). Regional analysis under the 2 </w:t>
      </w:r>
      <w:r w:rsidR="0036113D" w:rsidRPr="00907F5D">
        <w:t>°</w:t>
      </w:r>
      <w:r w:rsidR="003655EF">
        <w:rPr>
          <w:lang w:val="en-GB"/>
        </w:rPr>
        <w:t xml:space="preserve">C scenario for </w:t>
      </w:r>
      <w:r w:rsidR="003655EF" w:rsidRPr="003655EF">
        <w:rPr>
          <w:b/>
          <w:lang w:val="en-GB"/>
        </w:rPr>
        <w:t>(b)</w:t>
      </w:r>
      <w:r w:rsidR="003655EF">
        <w:rPr>
          <w:lang w:val="en-GB"/>
        </w:rPr>
        <w:t xml:space="preserve"> solar and </w:t>
      </w:r>
      <w:r w:rsidR="003655EF" w:rsidRPr="003655EF">
        <w:rPr>
          <w:b/>
          <w:lang w:val="en-GB"/>
        </w:rPr>
        <w:t>(c)</w:t>
      </w:r>
      <w:r w:rsidR="003655EF">
        <w:rPr>
          <w:lang w:val="en-GB"/>
        </w:rPr>
        <w:t xml:space="preserve"> wind</w:t>
      </w:r>
      <w:r w:rsidR="003655EF">
        <w:rPr>
          <w:lang w:val="en-GB"/>
        </w:rPr>
        <w:noBreakHyphen/>
        <w:t>based production pathways.</w:t>
      </w:r>
    </w:p>
    <w:p w14:paraId="144DE6B5" w14:textId="5B9F9F1E" w:rsidR="008D2649" w:rsidRDefault="00B96FD8" w:rsidP="001D5AD3">
      <w:pPr>
        <w:pStyle w:val="Els-1storder-head"/>
        <w:spacing w:after="0"/>
        <w:rPr>
          <w:lang w:val="en-GB"/>
        </w:rPr>
      </w:pPr>
      <w:r>
        <w:rPr>
          <w:lang w:val="en-GB"/>
        </w:rPr>
        <w:t>Conclusions</w:t>
      </w:r>
    </w:p>
    <w:p w14:paraId="15A837FD" w14:textId="12D19351" w:rsidR="00AF7F60" w:rsidRPr="00AF7F60" w:rsidRDefault="00AF7F60" w:rsidP="00AF7F60">
      <w:pPr>
        <w:pStyle w:val="Els-body-text"/>
        <w:rPr>
          <w:lang w:val="en-GB"/>
        </w:rPr>
      </w:pPr>
      <w:r>
        <w:rPr>
          <w:lang w:val="en-GB"/>
        </w:rPr>
        <w:t xml:space="preserve">In this work, we </w:t>
      </w:r>
      <w:r w:rsidR="0050057F">
        <w:rPr>
          <w:lang w:val="en-GB"/>
        </w:rPr>
        <w:t xml:space="preserve">assess the impact of </w:t>
      </w:r>
      <w:ins w:id="133" w:author="Guillén Gosalbez  Gonzalo" w:date="2023-11-27T10:14:00Z">
        <w:r w:rsidR="007C185C">
          <w:rPr>
            <w:lang w:val="en-GB"/>
          </w:rPr>
          <w:t xml:space="preserve">future economic trends, focusing on </w:t>
        </w:r>
      </w:ins>
      <w:r w:rsidR="0050057F">
        <w:rPr>
          <w:lang w:val="en-GB"/>
        </w:rPr>
        <w:t>climate policies</w:t>
      </w:r>
      <w:ins w:id="134" w:author="Guillén Gosalbez  Gonzalo" w:date="2023-11-27T10:14:00Z">
        <w:r w:rsidR="007C185C">
          <w:rPr>
            <w:lang w:val="en-GB"/>
          </w:rPr>
          <w:t>,</w:t>
        </w:r>
      </w:ins>
      <w:r w:rsidR="0050057F">
        <w:rPr>
          <w:lang w:val="en-GB"/>
        </w:rPr>
        <w:t xml:space="preserve"> on key platform chemicals </w:t>
      </w:r>
      <w:ins w:id="135" w:author="Guillén Gosalbez  Gonzalo" w:date="2023-11-27T10:14:00Z">
        <w:r w:rsidR="007C185C">
          <w:rPr>
            <w:lang w:val="en-GB"/>
          </w:rPr>
          <w:t xml:space="preserve">taking </w:t>
        </w:r>
      </w:ins>
      <w:del w:id="136" w:author="Guillén Gosalbez  Gonzalo" w:date="2023-11-27T10:14:00Z">
        <w:r w:rsidR="0050057F" w:rsidDel="007C185C">
          <w:rPr>
            <w:lang w:val="en-GB"/>
          </w:rPr>
          <w:delText xml:space="preserve">like </w:delText>
        </w:r>
      </w:del>
      <w:r w:rsidR="0050057F">
        <w:rPr>
          <w:lang w:val="en-GB"/>
        </w:rPr>
        <w:t xml:space="preserve">ammonia </w:t>
      </w:r>
      <w:del w:id="137" w:author="Guillén Gosalbez  Gonzalo" w:date="2023-11-27T10:15:00Z">
        <w:r w:rsidR="0050057F" w:rsidDel="007C185C">
          <w:rPr>
            <w:lang w:val="en-GB"/>
          </w:rPr>
          <w:delText>and methanol</w:delText>
        </w:r>
      </w:del>
      <w:ins w:id="138" w:author="Guillén Gosalbez  Gonzalo" w:date="2023-11-27T10:15:00Z">
        <w:r w:rsidR="007C185C">
          <w:rPr>
            <w:lang w:val="en-GB"/>
          </w:rPr>
          <w:t xml:space="preserve">as a test bed and performing an analysis </w:t>
        </w:r>
      </w:ins>
      <w:r w:rsidR="0050057F">
        <w:rPr>
          <w:lang w:val="en-GB"/>
        </w:rPr>
        <w:t xml:space="preserve"> across 26 regions spanning from 2020 to 2050</w:t>
      </w:r>
      <w:del w:id="139" w:author="Guillén Gosalbez  Gonzalo" w:date="2023-11-27T10:15:00Z">
        <w:r w:rsidR="0050057F" w:rsidDel="007C185C">
          <w:rPr>
            <w:lang w:val="en-GB"/>
          </w:rPr>
          <w:delText xml:space="preserve"> under three climate policy scenarios</w:delText>
        </w:r>
      </w:del>
      <w:r w:rsidR="0050057F">
        <w:rPr>
          <w:lang w:val="en-GB"/>
        </w:rPr>
        <w:t xml:space="preserve">. </w:t>
      </w:r>
      <w:del w:id="140" w:author="Guillén Gosalbez  Gonzalo" w:date="2023-11-27T10:18:00Z">
        <w:r w:rsidR="0050057F" w:rsidDel="007C185C">
          <w:rPr>
            <w:lang w:val="en-GB"/>
          </w:rPr>
          <w:delText>Notably, w</w:delText>
        </w:r>
      </w:del>
      <w:ins w:id="141" w:author="Guillén Gosalbez  Gonzalo" w:date="2023-11-27T10:18:00Z">
        <w:r w:rsidR="007C185C">
          <w:rPr>
            <w:lang w:val="en-GB"/>
          </w:rPr>
          <w:t>W</w:t>
        </w:r>
      </w:ins>
      <w:r w:rsidR="0050057F">
        <w:rPr>
          <w:lang w:val="en-GB"/>
        </w:rPr>
        <w:t>e f</w:t>
      </w:r>
      <w:ins w:id="142" w:author="Guillén Gosalbez  Gonzalo" w:date="2023-11-27T10:18:00Z">
        <w:r w:rsidR="007C185C">
          <w:rPr>
            <w:lang w:val="en-GB"/>
          </w:rPr>
          <w:t>ou</w:t>
        </w:r>
      </w:ins>
      <w:del w:id="143" w:author="Guillén Gosalbez  Gonzalo" w:date="2023-11-27T10:18:00Z">
        <w:r w:rsidR="0050057F" w:rsidDel="007C185C">
          <w:rPr>
            <w:lang w:val="en-GB"/>
          </w:rPr>
          <w:delText>i</w:delText>
        </w:r>
      </w:del>
      <w:r w:rsidR="0050057F">
        <w:rPr>
          <w:lang w:val="en-GB"/>
        </w:rPr>
        <w:t xml:space="preserve">nd that </w:t>
      </w:r>
      <w:ins w:id="144" w:author="Guillén Gosalbez  Gonzalo" w:date="2023-11-27T10:15:00Z">
        <w:r w:rsidR="007C185C">
          <w:rPr>
            <w:lang w:val="en-GB"/>
          </w:rPr>
          <w:t xml:space="preserve">while the impact of the </w:t>
        </w:r>
      </w:ins>
      <w:r w:rsidR="0050057F">
        <w:rPr>
          <w:lang w:val="en-GB"/>
        </w:rPr>
        <w:t>fossil</w:t>
      </w:r>
      <w:ins w:id="145" w:author="Guillén Gosalbez  Gonzalo" w:date="2023-11-27T10:15:00Z">
        <w:r w:rsidR="007C185C">
          <w:rPr>
            <w:lang w:val="en-GB"/>
          </w:rPr>
          <w:t xml:space="preserve"> and green routes will both decline, </w:t>
        </w:r>
      </w:ins>
      <w:del w:id="146" w:author="Guillén Gosalbez  Gonzalo" w:date="2023-11-27T10:15:00Z">
        <w:r w:rsidR="0050057F" w:rsidDel="007C185C">
          <w:rPr>
            <w:lang w:val="en-GB"/>
          </w:rPr>
          <w:delText xml:space="preserve"> production routes exhibit insignificant improvements in their climate change impacts due to their heavy dependence on fossil fuels, while green pathways, particularly solar</w:delText>
        </w:r>
        <w:r w:rsidR="0050057F" w:rsidDel="007C185C">
          <w:rPr>
            <w:lang w:val="en-GB"/>
          </w:rPr>
          <w:noBreakHyphen/>
          <w:delText xml:space="preserve">based technologies, show significant reductions which are further magnified </w:delText>
        </w:r>
      </w:del>
      <w:ins w:id="147" w:author="Guillén Gosalbez  Gonzalo" w:date="2023-11-27T10:15:00Z">
        <w:r w:rsidR="007C185C">
          <w:rPr>
            <w:lang w:val="en-GB"/>
          </w:rPr>
          <w:t xml:space="preserve">the gap between the two will grow and more so </w:t>
        </w:r>
      </w:ins>
      <w:r w:rsidR="0050057F">
        <w:rPr>
          <w:lang w:val="en-GB"/>
        </w:rPr>
        <w:t xml:space="preserve">under ambitious climate policies. We also highlight the </w:t>
      </w:r>
      <w:del w:id="148" w:author="Guillén Gosalbez  Gonzalo" w:date="2023-11-27T10:16:00Z">
        <w:r w:rsidR="0050057F" w:rsidDel="007C185C">
          <w:rPr>
            <w:lang w:val="en-GB"/>
          </w:rPr>
          <w:delText>dynamic nature of these technologies with their rankings changing over time and regional variations in impact reductions. This necessitates the implementation of tailored approaches based on regional energy profiles</w:delText>
        </w:r>
      </w:del>
      <w:ins w:id="149" w:author="Guillén Gosalbez  Gonzalo" w:date="2023-11-27T10:16:00Z">
        <w:r w:rsidR="007C185C">
          <w:rPr>
            <w:lang w:val="en-GB"/>
          </w:rPr>
          <w:t>role of the facilities’ location in the analysis, which can greatly affect the results over time</w:t>
        </w:r>
      </w:ins>
      <w:r w:rsidR="0050057F">
        <w:rPr>
          <w:lang w:val="en-GB"/>
        </w:rPr>
        <w:t xml:space="preserve">. Overall, this work underscores the importance of considering technological advancements, market </w:t>
      </w:r>
      <w:del w:id="150" w:author="Guillén Gosalbez  Gonzalo" w:date="2023-11-27T10:17:00Z">
        <w:r w:rsidR="0050057F" w:rsidDel="007C185C">
          <w:rPr>
            <w:lang w:val="en-GB"/>
          </w:rPr>
          <w:delText>dynamics</w:delText>
        </w:r>
      </w:del>
      <w:ins w:id="151" w:author="Guillén Gosalbez  Gonzalo" w:date="2023-11-27T10:17:00Z">
        <w:r w:rsidR="007C185C">
          <w:rPr>
            <w:lang w:val="en-GB"/>
          </w:rPr>
          <w:t>trends</w:t>
        </w:r>
      </w:ins>
      <w:r w:rsidR="0050057F">
        <w:rPr>
          <w:lang w:val="en-GB"/>
        </w:rPr>
        <w:t xml:space="preserve">, and regional considerations </w:t>
      </w:r>
      <w:del w:id="152" w:author="Guillén Gosalbez  Gonzalo" w:date="2023-11-27T10:17:00Z">
        <w:r w:rsidR="0050057F" w:rsidDel="007C185C">
          <w:rPr>
            <w:lang w:val="en-GB"/>
          </w:rPr>
          <w:delText>to achieve low</w:delText>
        </w:r>
        <w:r w:rsidR="0050057F" w:rsidDel="007C185C">
          <w:rPr>
            <w:lang w:val="en-GB"/>
          </w:rPr>
          <w:noBreakHyphen/>
          <w:delText>carbon chemical production</w:delText>
        </w:r>
      </w:del>
      <w:ins w:id="153" w:author="Guillén Gosalbez  Gonzalo" w:date="2023-11-27T10:17:00Z">
        <w:r w:rsidR="007C185C">
          <w:rPr>
            <w:lang w:val="en-GB"/>
          </w:rPr>
          <w:t>in the LCA of emerging chemical technologies</w:t>
        </w:r>
      </w:ins>
      <w:r w:rsidR="0050057F">
        <w:rPr>
          <w:lang w:val="en-GB"/>
        </w:rPr>
        <w:t xml:space="preserve">. </w:t>
      </w:r>
      <w:ins w:id="154" w:author="Guillén Gosalbez  Gonzalo" w:date="2023-11-27T10:19:00Z">
        <w:r w:rsidR="007C185C">
          <w:rPr>
            <w:lang w:val="en-GB"/>
          </w:rPr>
          <w:t xml:space="preserve">We hope </w:t>
        </w:r>
      </w:ins>
      <w:del w:id="155" w:author="Guillén Gosalbez  Gonzalo" w:date="2023-11-27T10:19:00Z">
        <w:r w:rsidR="0050057F" w:rsidDel="007C185C">
          <w:rPr>
            <w:lang w:val="en-GB"/>
          </w:rPr>
          <w:delText>T</w:delText>
        </w:r>
      </w:del>
      <w:ins w:id="156" w:author="Guillén Gosalbez  Gonzalo" w:date="2023-11-27T10:19:00Z">
        <w:r w:rsidR="007C185C">
          <w:rPr>
            <w:lang w:val="en-GB"/>
          </w:rPr>
          <w:t>t</w:t>
        </w:r>
      </w:ins>
      <w:r w:rsidR="0050057F">
        <w:rPr>
          <w:lang w:val="en-GB"/>
        </w:rPr>
        <w:t xml:space="preserve">his study </w:t>
      </w:r>
      <w:r w:rsidR="009B707C">
        <w:rPr>
          <w:lang w:val="en-GB"/>
        </w:rPr>
        <w:t>will</w:t>
      </w:r>
      <w:r w:rsidR="0050057F">
        <w:rPr>
          <w:lang w:val="en-GB"/>
        </w:rPr>
        <w:t xml:space="preserve"> </w:t>
      </w:r>
      <w:del w:id="157" w:author="Guillén Gosalbez  Gonzalo" w:date="2023-11-27T10:17:00Z">
        <w:r w:rsidR="0050057F" w:rsidDel="007C185C">
          <w:rPr>
            <w:lang w:val="en-GB"/>
          </w:rPr>
          <w:delText xml:space="preserve">guide stakeholders, including policymakers, industry leaders, and investors towards </w:delText>
        </w:r>
      </w:del>
      <w:ins w:id="158" w:author="Guillén Gosalbez  Gonzalo" w:date="2023-11-27T10:17:00Z">
        <w:r w:rsidR="007C185C">
          <w:rPr>
            <w:lang w:val="en-GB"/>
          </w:rPr>
          <w:t xml:space="preserve">help </w:t>
        </w:r>
      </w:ins>
      <w:r w:rsidR="0050057F">
        <w:rPr>
          <w:lang w:val="en-GB"/>
        </w:rPr>
        <w:t>making</w:t>
      </w:r>
      <w:ins w:id="159" w:author="Guillén Gosalbez  Gonzalo" w:date="2023-11-27T10:17:00Z">
        <w:r w:rsidR="007C185C">
          <w:rPr>
            <w:lang w:val="en-GB"/>
          </w:rPr>
          <w:t xml:space="preserve"> </w:t>
        </w:r>
      </w:ins>
      <w:ins w:id="160" w:author="Guillén Gosalbez  Gonzalo" w:date="2023-11-27T10:18:00Z">
        <w:r w:rsidR="007C185C">
          <w:rPr>
            <w:lang w:val="en-GB"/>
          </w:rPr>
          <w:t xml:space="preserve">better </w:t>
        </w:r>
      </w:ins>
      <w:del w:id="161" w:author="Guillén Gosalbez  Gonzalo" w:date="2023-11-27T10:18:00Z">
        <w:r w:rsidR="0050057F" w:rsidDel="007C185C">
          <w:rPr>
            <w:lang w:val="en-GB"/>
          </w:rPr>
          <w:delText xml:space="preserve"> informed</w:delText>
        </w:r>
        <w:r w:rsidR="0050057F" w:rsidDel="007C185C">
          <w:rPr>
            <w:lang w:val="en-GB"/>
          </w:rPr>
          <w:noBreakHyphen/>
        </w:r>
      </w:del>
      <w:r w:rsidR="0050057F">
        <w:rPr>
          <w:lang w:val="en-GB"/>
        </w:rPr>
        <w:t xml:space="preserve">decisions </w:t>
      </w:r>
      <w:del w:id="162" w:author="Guillén Gosalbez  Gonzalo" w:date="2023-11-27T10:18:00Z">
        <w:r w:rsidR="0050057F" w:rsidDel="007C185C">
          <w:rPr>
            <w:lang w:val="en-GB"/>
          </w:rPr>
          <w:delText xml:space="preserve">and achieving the transition towards a </w:delText>
        </w:r>
      </w:del>
      <w:ins w:id="163" w:author="Guillén Gosalbez  Gonzalo" w:date="2023-11-27T10:18:00Z">
        <w:r w:rsidR="007C185C">
          <w:rPr>
            <w:lang w:val="en-GB"/>
          </w:rPr>
          <w:t xml:space="preserve">in the transition towards more </w:t>
        </w:r>
      </w:ins>
      <w:r w:rsidR="0050057F">
        <w:rPr>
          <w:lang w:val="en-GB"/>
        </w:rPr>
        <w:t>sustainable chemical</w:t>
      </w:r>
      <w:ins w:id="164" w:author="Guillén Gosalbez  Gonzalo" w:date="2023-11-27T10:18:00Z">
        <w:r w:rsidR="007C185C">
          <w:rPr>
            <w:lang w:val="en-GB"/>
          </w:rPr>
          <w:t>s</w:t>
        </w:r>
      </w:ins>
      <w:del w:id="165" w:author="Guillén Gosalbez  Gonzalo" w:date="2023-11-27T10:18:00Z">
        <w:r w:rsidR="0050057F" w:rsidDel="007C185C">
          <w:rPr>
            <w:lang w:val="en-GB"/>
          </w:rPr>
          <w:delText xml:space="preserve"> industry</w:delText>
        </w:r>
      </w:del>
      <w:r w:rsidR="0050057F">
        <w:rPr>
          <w:lang w:val="en-GB"/>
        </w:rPr>
        <w:t>.</w:t>
      </w:r>
    </w:p>
    <w:p w14:paraId="144DE6BF" w14:textId="608D0AD6" w:rsidR="008D2649" w:rsidRPr="007711DA" w:rsidRDefault="008D2649" w:rsidP="001D5AD3">
      <w:pPr>
        <w:pStyle w:val="Els-reference-head"/>
        <w:spacing w:after="0"/>
        <w:rPr>
          <w:lang w:val="de-CH"/>
        </w:rPr>
      </w:pPr>
      <w:r w:rsidRPr="007711DA">
        <w:rPr>
          <w:lang w:val="de-CH"/>
        </w:rPr>
        <w:t>References</w:t>
      </w:r>
    </w:p>
    <w:p w14:paraId="02513A3F" w14:textId="04297763" w:rsidR="00D51DF6" w:rsidRPr="00D51DF6" w:rsidRDefault="002E1665" w:rsidP="009B0FFB">
      <w:pPr>
        <w:pStyle w:val="Bibliography"/>
        <w:jc w:val="both"/>
        <w:rPr>
          <w:sz w:val="18"/>
        </w:rPr>
      </w:pPr>
      <w:r>
        <w:rPr>
          <w:lang w:val="en-US"/>
        </w:rPr>
        <w:fldChar w:fldCharType="begin"/>
      </w:r>
      <w:r w:rsidRPr="007711DA">
        <w:rPr>
          <w:lang w:val="de-CH"/>
        </w:rPr>
        <w:instrText xml:space="preserve"> ADDIN ZOTERO_BIBL {"uncited":[],"omitted":[],"custom":[]} CSL_BIBLIOGRAPHY </w:instrText>
      </w:r>
      <w:r>
        <w:rPr>
          <w:lang w:val="en-US"/>
        </w:rPr>
        <w:fldChar w:fldCharType="separate"/>
      </w:r>
      <w:r w:rsidR="00D51DF6" w:rsidRPr="007711DA">
        <w:rPr>
          <w:sz w:val="18"/>
          <w:lang w:val="de-CH"/>
        </w:rPr>
        <w:t xml:space="preserve">Bauer, F., Tilsted, J.P., Pfister, S., Oberschelp, C., Kulionis, V., 2023. </w:t>
      </w:r>
      <w:r w:rsidR="00D51DF6" w:rsidRPr="00D51DF6">
        <w:rPr>
          <w:sz w:val="18"/>
        </w:rPr>
        <w:t xml:space="preserve">Mapping GHG emissions and prospects for renewable energy in the chemical industry. Curr. Opin. Chem. Eng. 39, 100881. </w:t>
      </w:r>
    </w:p>
    <w:p w14:paraId="01343B29" w14:textId="02D6C3FD" w:rsidR="00D51DF6" w:rsidRPr="00D51DF6" w:rsidRDefault="00D51DF6" w:rsidP="009B0FFB">
      <w:pPr>
        <w:pStyle w:val="Bibliography"/>
        <w:jc w:val="both"/>
        <w:rPr>
          <w:sz w:val="18"/>
        </w:rPr>
      </w:pPr>
      <w:r w:rsidRPr="00D51DF6">
        <w:rPr>
          <w:sz w:val="18"/>
        </w:rPr>
        <w:t xml:space="preserve">D’Angelo, S.C., Cobo, S., Tulus, V., Nabera, A., Martín, A.J., Pérez-Ramírez, J., Guillén-Gosálbez, G., 2021. Planetary Boundaries Analysis of Low-Carbon Ammonia Production Routes. ACS Sustain. Chem. Eng. 9, 9740–9749. </w:t>
      </w:r>
    </w:p>
    <w:p w14:paraId="6C3401A1" w14:textId="222F6D5C" w:rsidR="001D5AD3" w:rsidRPr="001D5AD3" w:rsidRDefault="00D51DF6" w:rsidP="009B0FFB">
      <w:pPr>
        <w:pStyle w:val="Bibliography"/>
        <w:jc w:val="both"/>
        <w:rPr>
          <w:sz w:val="18"/>
        </w:rPr>
      </w:pPr>
      <w:r w:rsidRPr="00D51DF6">
        <w:rPr>
          <w:sz w:val="18"/>
        </w:rPr>
        <w:t>Sacchi, R., Terlouw, T., Siala, K., Dirnaichner, A., Bauer, C., Cox, B., Mutel, C., Daioglou, V., Luderer, G., 2022. PRospective EnvironMental Impact asSEment (premise): A streamlined approach to producing databases for prospective life cycle assessment using integrated assessment models. Renew. Sustain. Energy Rev. 160, 112311</w:t>
      </w:r>
      <w:r w:rsidR="001D5AD3">
        <w:rPr>
          <w:sz w:val="18"/>
        </w:rPr>
        <w:t>.</w:t>
      </w:r>
    </w:p>
    <w:p w14:paraId="144DE6C3" w14:textId="45F374E5" w:rsidR="008D2649" w:rsidRDefault="002E1665" w:rsidP="009B0FFB">
      <w:pPr>
        <w:pStyle w:val="Els-referenceno-number"/>
        <w:ind w:left="0" w:firstLine="0"/>
        <w:jc w:val="both"/>
        <w:rPr>
          <w:lang w:val="en-US"/>
        </w:rPr>
      </w:pPr>
      <w:r>
        <w:rPr>
          <w:lang w:val="en-US"/>
        </w:rPr>
        <w:fldChar w:fldCharType="end"/>
      </w:r>
    </w:p>
    <w:sectPr w:rsidR="008D2649" w:rsidSect="008B0184">
      <w:headerReference w:type="even" r:id="rId13"/>
      <w:headerReference w:type="default" r:id="rId14"/>
      <w:footerReference w:type="even" r:id="rId15"/>
      <w:footerReference w:type="default" r:id="rId16"/>
      <w:headerReference w:type="first" r:id="rId17"/>
      <w:footerReference w:type="first" r:id="rId18"/>
      <w:type w:val="continuous"/>
      <w:pgSz w:w="11906" w:h="16838" w:code="9"/>
      <w:pgMar w:top="2377" w:right="2410" w:bottom="2892" w:left="2410" w:header="1701" w:footer="2892" w:gutter="0"/>
      <w:cols w:space="720" w:equalWidth="0">
        <w:col w:w="7087"/>
      </w:cols>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Guillén Gosalbez  Gonzalo" w:date="2023-11-27T10:09:00Z" w:initials="GGG">
    <w:p w14:paraId="26D2BB76" w14:textId="77777777" w:rsidR="00ED0B0F" w:rsidRDefault="00ED0B0F" w:rsidP="00E87ED3">
      <w:pPr>
        <w:pStyle w:val="CommentText"/>
      </w:pPr>
      <w:r>
        <w:rPr>
          <w:rStyle w:val="CommentReference"/>
        </w:rPr>
        <w:annotationRef/>
      </w:r>
      <w:r>
        <w:rPr>
          <w:lang w:val="es-ES"/>
        </w:rPr>
        <w:t>If you show results of ammonia only, then dont say that you did calculations for both ammonia and methanol… I would just report the ammonia results...</w:t>
      </w:r>
    </w:p>
  </w:comment>
  <w:comment w:id="31" w:author="Guillén Gosalbez  Gonzalo" w:date="2023-11-27T09:35:00Z" w:initials="GGG">
    <w:p w14:paraId="36364A0A" w14:textId="4DA4D09D" w:rsidR="007A717D" w:rsidRDefault="007A717D" w:rsidP="00B752E8">
      <w:pPr>
        <w:pStyle w:val="CommentText"/>
      </w:pPr>
      <w:r>
        <w:rPr>
          <w:rStyle w:val="CommentReference"/>
        </w:rPr>
        <w:annotationRef/>
      </w:r>
      <w:r>
        <w:rPr>
          <w:lang w:val="es-ES"/>
        </w:rPr>
        <w:t>This is about ammonia and methanol or only ammonia? I only see ammonia in the figure...</w:t>
      </w:r>
    </w:p>
  </w:comment>
  <w:comment w:id="71" w:author="Guillén Gosalbez  Gonzalo" w:date="2023-11-27T09:39:00Z" w:initials="GGG">
    <w:p w14:paraId="6361E167" w14:textId="77777777" w:rsidR="007A717D" w:rsidRDefault="007A717D" w:rsidP="000E036B">
      <w:pPr>
        <w:pStyle w:val="CommentText"/>
      </w:pPr>
      <w:r>
        <w:rPr>
          <w:rStyle w:val="CommentReference"/>
        </w:rPr>
        <w:annotationRef/>
      </w:r>
      <w:r>
        <w:rPr>
          <w:lang w:val="es-ES"/>
        </w:rPr>
        <w:t xml:space="preserve">Cite other works, not just ours… </w:t>
      </w:r>
    </w:p>
  </w:comment>
  <w:comment w:id="95" w:author="Guillén Gosalbez  Gonzalo" w:date="2023-11-27T10:07:00Z" w:initials="GGG">
    <w:p w14:paraId="35F00F32" w14:textId="77777777" w:rsidR="00ED0B0F" w:rsidRDefault="00ED0B0F" w:rsidP="007C247E">
      <w:pPr>
        <w:pStyle w:val="CommentText"/>
      </w:pPr>
      <w:r>
        <w:rPr>
          <w:rStyle w:val="CommentReference"/>
        </w:rPr>
        <w:annotationRef/>
      </w:r>
      <w:r>
        <w:rPr>
          <w:lang w:val="es-ES"/>
        </w:rPr>
        <w:t>Dont understand what you mean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6D2BB76" w15:done="0"/>
  <w15:commentEx w15:paraId="36364A0A" w15:done="0"/>
  <w15:commentEx w15:paraId="6361E167" w15:done="0"/>
  <w15:commentEx w15:paraId="35F00F3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31FEF52" w16cex:dateUtc="2023-11-27T09:09:00Z"/>
  <w16cex:commentExtensible w16cex:durableId="1E4CF9D8" w16cex:dateUtc="2023-11-27T08:35:00Z"/>
  <w16cex:commentExtensible w16cex:durableId="6F26AC32" w16cex:dateUtc="2023-11-27T08:39:00Z"/>
  <w16cex:commentExtensible w16cex:durableId="30F834F0" w16cex:dateUtc="2023-11-27T0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6D2BB76" w16cid:durableId="331FEF52"/>
  <w16cid:commentId w16cid:paraId="36364A0A" w16cid:durableId="1E4CF9D8"/>
  <w16cid:commentId w16cid:paraId="6361E167" w16cid:durableId="6F26AC32"/>
  <w16cid:commentId w16cid:paraId="35F00F32" w16cid:durableId="30F834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0E3358" w14:textId="77777777" w:rsidR="00B15BBC" w:rsidRDefault="00B15BBC">
      <w:r>
        <w:separator/>
      </w:r>
    </w:p>
  </w:endnote>
  <w:endnote w:type="continuationSeparator" w:id="0">
    <w:p w14:paraId="13AA480A" w14:textId="77777777" w:rsidR="00B15BBC" w:rsidRDefault="00B15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nivers">
    <w:altName w:val="Arial"/>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8AA35" w14:textId="77777777" w:rsidR="00FF6043" w:rsidRDefault="00FF60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C06D4" w14:textId="77777777" w:rsidR="00FF6043" w:rsidRDefault="00FF60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2E584" w14:textId="77777777" w:rsidR="00FF6043" w:rsidRDefault="00FF60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51C7E" w14:textId="77777777" w:rsidR="00B15BBC" w:rsidRDefault="00B15BBC">
      <w:r>
        <w:separator/>
      </w:r>
    </w:p>
  </w:footnote>
  <w:footnote w:type="continuationSeparator" w:id="0">
    <w:p w14:paraId="32ACFC27" w14:textId="77777777" w:rsidR="00B15BBC" w:rsidRDefault="00B15B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DE6C9" w14:textId="5EB2E158" w:rsidR="00DD3D9E" w:rsidRDefault="00DD3D9E">
    <w:pPr>
      <w:pStyle w:val="Header"/>
      <w:tabs>
        <w:tab w:val="clear" w:pos="7200"/>
        <w:tab w:val="right" w:pos="7088"/>
      </w:tabs>
    </w:pPr>
    <w:r>
      <w:rPr>
        <w:rStyle w:val="PageNumber"/>
      </w:rPr>
      <w:tab/>
    </w:r>
    <w:r>
      <w:rPr>
        <w:rStyle w:val="PageNumber"/>
        <w:i/>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DE6CA" w14:textId="0F7BDF63" w:rsidR="00DD3D9E" w:rsidRDefault="00DD3D9E">
    <w:pPr>
      <w:pStyle w:val="Header"/>
      <w:tabs>
        <w:tab w:val="clear" w:pos="7200"/>
        <w:tab w:val="right" w:pos="7088"/>
      </w:tabs>
      <w:jc w:val="right"/>
      <w:rPr>
        <w:sz w:val="24"/>
      </w:rPr>
    </w:pPr>
    <w:r>
      <w:rPr>
        <w:rStyle w:val="PageNumber"/>
        <w:i/>
        <w:sz w:val="24"/>
      </w:rPr>
      <w:tab/>
    </w:r>
    <w:r>
      <w:rPr>
        <w:rStyle w:val="PageNumber"/>
        <w:sz w:val="24"/>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DE6CC" w14:textId="65EF433B" w:rsidR="00DD3D9E" w:rsidRPr="00FF6043" w:rsidRDefault="001B1DE3" w:rsidP="00FF6043">
    <w:pPr>
      <w:pStyle w:val="ElsevierBodyTextCentredNospace"/>
      <w:jc w:val="left"/>
      <w:rPr>
        <w:noProof/>
        <w:sz w:val="20"/>
        <w:szCs w:val="20"/>
      </w:rPr>
    </w:pPr>
    <w:r>
      <w:rPr>
        <w:noProof/>
        <w:color w:val="auto"/>
        <w:sz w:val="20"/>
        <w:szCs w:val="20"/>
      </w:rPr>
      <w:drawing>
        <wp:inline distT="0" distB="0" distL="0" distR="0" wp14:anchorId="26F3196F" wp14:editId="0458D368">
          <wp:extent cx="4499610" cy="91694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congress.jpg"/>
                  <pic:cNvPicPr/>
                </pic:nvPicPr>
                <pic:blipFill>
                  <a:blip r:embed="rId1">
                    <a:extLst>
                      <a:ext uri="{28A0092B-C50C-407E-A947-70E740481C1C}">
                        <a14:useLocalDpi xmlns:a14="http://schemas.microsoft.com/office/drawing/2010/main" val="0"/>
                      </a:ext>
                    </a:extLst>
                  </a:blip>
                  <a:stretch>
                    <a:fillRect/>
                  </a:stretch>
                </pic:blipFill>
                <pic:spPr>
                  <a:xfrm>
                    <a:off x="0" y="0"/>
                    <a:ext cx="4499610" cy="916940"/>
                  </a:xfrm>
                  <a:prstGeom prst="rect">
                    <a:avLst/>
                  </a:prstGeom>
                </pic:spPr>
              </pic:pic>
            </a:graphicData>
          </a:graphic>
        </wp:inline>
      </w:drawing>
    </w:r>
    <w:r w:rsidR="00F06842" w:rsidRPr="00FF6043">
      <w:rPr>
        <w:color w:val="auto"/>
        <w:sz w:val="20"/>
        <w:szCs w:val="20"/>
      </w:rPr>
      <w:t xml:space="preserve">Flavio Manenti, Gintaras V. Reklaitis (Eds.), </w:t>
    </w:r>
    <w:r w:rsidR="00FF6043" w:rsidRPr="00FF6043">
      <w:rPr>
        <w:color w:val="auto"/>
        <w:sz w:val="20"/>
        <w:szCs w:val="20"/>
      </w:rPr>
      <w:t>B</w:t>
    </w:r>
    <w:r w:rsidR="00FF6043" w:rsidRPr="00FF6043">
      <w:rPr>
        <w:noProof/>
        <w:sz w:val="20"/>
        <w:szCs w:val="20"/>
      </w:rPr>
      <w:t>ook of Abstract</w:t>
    </w:r>
    <w:r w:rsidR="00F06842" w:rsidRPr="00FF6043">
      <w:rPr>
        <w:noProof/>
        <w:sz w:val="20"/>
        <w:szCs w:val="20"/>
      </w:rPr>
      <w:t xml:space="preserve"> of the </w:t>
    </w:r>
    <w:r w:rsidR="00F06842" w:rsidRPr="00FF6043">
      <w:rPr>
        <w:rStyle w:val="underline1"/>
        <w:sz w:val="20"/>
        <w:szCs w:val="20"/>
        <w:u w:val="none"/>
      </w:rPr>
      <w:t>34</w:t>
    </w:r>
    <w:r w:rsidR="00F06842" w:rsidRPr="00FF6043">
      <w:rPr>
        <w:rStyle w:val="underline1"/>
        <w:sz w:val="20"/>
        <w:szCs w:val="20"/>
        <w:u w:val="none"/>
        <w:vertAlign w:val="superscript"/>
      </w:rPr>
      <w:t>th</w:t>
    </w:r>
    <w:r w:rsidR="00F06842" w:rsidRPr="00FF6043">
      <w:rPr>
        <w:rStyle w:val="underline1"/>
        <w:sz w:val="20"/>
        <w:szCs w:val="20"/>
        <w:u w:val="none"/>
      </w:rPr>
      <w:t xml:space="preserve"> European Symposium on Computer Aided Process Engineering / 15</w:t>
    </w:r>
    <w:r w:rsidR="00F06842" w:rsidRPr="00FF6043">
      <w:rPr>
        <w:rStyle w:val="underline1"/>
        <w:sz w:val="20"/>
        <w:szCs w:val="20"/>
        <w:u w:val="none"/>
        <w:vertAlign w:val="superscript"/>
      </w:rPr>
      <w:t>th</w:t>
    </w:r>
    <w:r w:rsidR="00F06842" w:rsidRPr="00FF6043">
      <w:rPr>
        <w:rStyle w:val="underline1"/>
        <w:sz w:val="20"/>
        <w:szCs w:val="20"/>
        <w:u w:val="none"/>
      </w:rPr>
      <w:t xml:space="preserve"> International Symposium on Process Systems Engineerin</w:t>
    </w:r>
    <w:r w:rsidR="00F06842" w:rsidRPr="00FF6043">
      <w:rPr>
        <w:rStyle w:val="underline1"/>
        <w:sz w:val="20"/>
        <w:szCs w:val="20"/>
      </w:rPr>
      <w:t>g</w:t>
    </w:r>
    <w:r w:rsidR="00F06842" w:rsidRPr="00FF6043">
      <w:rPr>
        <w:noProof/>
        <w:sz w:val="20"/>
        <w:szCs w:val="20"/>
      </w:rPr>
      <w:t xml:space="preserve"> (ESCAPE34/PSE24), June 2-6, 2024,</w:t>
    </w:r>
    <w:r w:rsidR="00F06842" w:rsidRPr="00FF6043">
      <w:rPr>
        <w:sz w:val="20"/>
        <w:szCs w:val="20"/>
      </w:rPr>
      <w:t xml:space="preserve"> Florence</w:t>
    </w:r>
    <w:r w:rsidR="00F06842" w:rsidRPr="00FF6043">
      <w:rPr>
        <w:noProof/>
        <w:sz w:val="20"/>
        <w:szCs w:val="20"/>
      </w:rPr>
      <w:t>, Italy</w:t>
    </w:r>
    <w:r w:rsidR="00FF6043">
      <w:rPr>
        <w:noProof/>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B178C"/>
    <w:multiLevelType w:val="multilevel"/>
    <w:tmpl w:val="A2DC3ADE"/>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 w15:restartNumberingAfterBreak="0">
    <w:nsid w:val="1A2E0393"/>
    <w:multiLevelType w:val="multilevel"/>
    <w:tmpl w:val="77CA1008"/>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2" w15:restartNumberingAfterBreak="0">
    <w:nsid w:val="1D0C7A89"/>
    <w:multiLevelType w:val="singleLevel"/>
    <w:tmpl w:val="3814B02C"/>
    <w:lvl w:ilvl="0">
      <w:start w:val="1"/>
      <w:numFmt w:val="decimal"/>
      <w:lvlText w:val="[%1]"/>
      <w:lvlJc w:val="left"/>
      <w:pPr>
        <w:tabs>
          <w:tab w:val="num" w:pos="360"/>
        </w:tabs>
        <w:ind w:left="312" w:hanging="312"/>
      </w:pPr>
    </w:lvl>
  </w:abstractNum>
  <w:abstractNum w:abstractNumId="3" w15:restartNumberingAfterBreak="0">
    <w:nsid w:val="241C6CF0"/>
    <w:multiLevelType w:val="multilevel"/>
    <w:tmpl w:val="F490D9D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4" w15:restartNumberingAfterBreak="0">
    <w:nsid w:val="2438217E"/>
    <w:multiLevelType w:val="multilevel"/>
    <w:tmpl w:val="B3242232"/>
    <w:lvl w:ilvl="0">
      <w:start w:val="1"/>
      <w:numFmt w:val="decimal"/>
      <w:pStyle w:val="Els-Chapterno"/>
      <w:suff w:val="space"/>
      <w:lvlText w:val="Chapter %1"/>
      <w:lvlJc w:val="left"/>
      <w:pPr>
        <w:ind w:left="0" w:firstLine="0"/>
      </w:pPr>
      <w:rPr>
        <w:rFonts w:hint="default"/>
      </w:rPr>
    </w:lvl>
    <w:lvl w:ilvl="1">
      <w:start w:val="1"/>
      <w:numFmt w:val="decimal"/>
      <w:pStyle w:val="Els-1storder-head"/>
      <w:suff w:val="space"/>
      <w:lvlText w:val="%2."/>
      <w:lvlJc w:val="left"/>
      <w:pPr>
        <w:ind w:left="0" w:firstLine="0"/>
      </w:pPr>
      <w:rPr>
        <w:rFonts w:hint="default"/>
      </w:rPr>
    </w:lvl>
    <w:lvl w:ilvl="2">
      <w:start w:val="1"/>
      <w:numFmt w:val="decimal"/>
      <w:pStyle w:val="Els-2ndorder-head"/>
      <w:suff w:val="space"/>
      <w:lvlText w:val="%2.%3."/>
      <w:lvlJc w:val="left"/>
      <w:pPr>
        <w:ind w:left="0" w:firstLine="0"/>
      </w:pPr>
      <w:rPr>
        <w:rFonts w:hint="default"/>
      </w:rPr>
    </w:lvl>
    <w:lvl w:ilvl="3">
      <w:start w:val="1"/>
      <w:numFmt w:val="decimal"/>
      <w:pStyle w:val="Els-3rdorder-head"/>
      <w:suff w:val="space"/>
      <w:lvlText w:val="%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5" w15:restartNumberingAfterBreak="0">
    <w:nsid w:val="25486B6C"/>
    <w:multiLevelType w:val="singleLevel"/>
    <w:tmpl w:val="FE1C3F06"/>
    <w:lvl w:ilvl="0">
      <w:start w:val="1"/>
      <w:numFmt w:val="decimal"/>
      <w:lvlText w:val="[%1]"/>
      <w:lvlJc w:val="left"/>
      <w:pPr>
        <w:tabs>
          <w:tab w:val="num" w:pos="360"/>
        </w:tabs>
        <w:ind w:left="312" w:hanging="312"/>
      </w:pPr>
    </w:lvl>
  </w:abstractNum>
  <w:abstractNum w:abstractNumId="6" w15:restartNumberingAfterBreak="0">
    <w:nsid w:val="29322B9F"/>
    <w:multiLevelType w:val="multilevel"/>
    <w:tmpl w:val="C5F4A82C"/>
    <w:lvl w:ilvl="0">
      <w:start w:val="1"/>
      <w:numFmt w:val="upperLetter"/>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7" w15:restartNumberingAfterBreak="0">
    <w:nsid w:val="2AB1025D"/>
    <w:multiLevelType w:val="hybridMultilevel"/>
    <w:tmpl w:val="3DD8E7C4"/>
    <w:lvl w:ilvl="0" w:tplc="0BECA5BC">
      <w:start w:val="1"/>
      <w:numFmt w:val="decimal"/>
      <w:pStyle w:val="Els-reference"/>
      <w:lvlText w:val="%1."/>
      <w:lvlJc w:val="right"/>
      <w:pPr>
        <w:tabs>
          <w:tab w:val="num" w:pos="480"/>
        </w:tabs>
        <w:ind w:left="480" w:hanging="9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E652E1E"/>
    <w:multiLevelType w:val="hybridMultilevel"/>
    <w:tmpl w:val="6F0EF366"/>
    <w:lvl w:ilvl="0" w:tplc="FF16902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0AA62CA"/>
    <w:multiLevelType w:val="hybridMultilevel"/>
    <w:tmpl w:val="AB36EAAA"/>
    <w:lvl w:ilvl="0" w:tplc="A0824566">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27E7170"/>
    <w:multiLevelType w:val="multilevel"/>
    <w:tmpl w:val="596AD3C4"/>
    <w:lvl w:ilvl="0">
      <w:start w:val="1"/>
      <w:numFmt w:val="decimal"/>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11" w15:restartNumberingAfterBreak="0">
    <w:nsid w:val="56205803"/>
    <w:multiLevelType w:val="multilevel"/>
    <w:tmpl w:val="444C89D0"/>
    <w:lvl w:ilvl="0">
      <w:start w:val="1"/>
      <w:numFmt w:val="decimal"/>
      <w:suff w:val="space"/>
      <w:lvlText w:val="Chapter %1"/>
      <w:lvlJc w:val="left"/>
      <w:pPr>
        <w:ind w:left="0" w:firstLine="0"/>
      </w:pPr>
      <w:rPr>
        <w:rFonts w:hint="default"/>
      </w:rPr>
    </w:lvl>
    <w:lvl w:ilvl="1">
      <w:start w:val="1"/>
      <w:numFmt w:val="decimal"/>
      <w:suff w:val="space"/>
      <w:lvlText w:val="%2."/>
      <w:lvlJc w:val="left"/>
      <w:pPr>
        <w:ind w:left="0" w:firstLine="0"/>
      </w:pPr>
      <w:rPr>
        <w:rFonts w:hint="default"/>
      </w:rPr>
    </w:lvl>
    <w:lvl w:ilvl="2">
      <w:start w:val="1"/>
      <w:numFmt w:val="decimal"/>
      <w:suff w:val="space"/>
      <w:lvlText w:val="%2.%3."/>
      <w:lvlJc w:val="left"/>
      <w:pPr>
        <w:ind w:left="0" w:firstLine="0"/>
      </w:pPr>
      <w:rPr>
        <w:rFonts w:hint="default"/>
      </w:rPr>
    </w:lvl>
    <w:lvl w:ilvl="3">
      <w:start w:val="1"/>
      <w:numFmt w:val="decimal"/>
      <w:suff w:val="space"/>
      <w:lvlText w:val="%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12" w15:restartNumberingAfterBreak="0">
    <w:nsid w:val="5E827A20"/>
    <w:multiLevelType w:val="multilevel"/>
    <w:tmpl w:val="3170006C"/>
    <w:lvl w:ilvl="0">
      <w:start w:val="1"/>
      <w:numFmt w:val="upperLetter"/>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3"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4"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16cid:durableId="784274131">
    <w:abstractNumId w:val="11"/>
  </w:num>
  <w:num w:numId="2" w16cid:durableId="1002053276">
    <w:abstractNumId w:val="11"/>
  </w:num>
  <w:num w:numId="3" w16cid:durableId="1963029087">
    <w:abstractNumId w:val="11"/>
  </w:num>
  <w:num w:numId="4" w16cid:durableId="87779093">
    <w:abstractNumId w:val="11"/>
  </w:num>
  <w:num w:numId="5" w16cid:durableId="839390449">
    <w:abstractNumId w:val="0"/>
  </w:num>
  <w:num w:numId="6" w16cid:durableId="1278754194">
    <w:abstractNumId w:val="6"/>
  </w:num>
  <w:num w:numId="7" w16cid:durableId="672414902">
    <w:abstractNumId w:val="12"/>
  </w:num>
  <w:num w:numId="8" w16cid:durableId="107313155">
    <w:abstractNumId w:val="1"/>
  </w:num>
  <w:num w:numId="9" w16cid:durableId="360086805">
    <w:abstractNumId w:val="10"/>
  </w:num>
  <w:num w:numId="10" w16cid:durableId="840313540">
    <w:abstractNumId w:val="14"/>
  </w:num>
  <w:num w:numId="11" w16cid:durableId="1507284647">
    <w:abstractNumId w:val="13"/>
  </w:num>
  <w:num w:numId="12" w16cid:durableId="1400127730">
    <w:abstractNumId w:val="5"/>
  </w:num>
  <w:num w:numId="13" w16cid:durableId="2010403798">
    <w:abstractNumId w:val="8"/>
  </w:num>
  <w:num w:numId="14" w16cid:durableId="1277641760">
    <w:abstractNumId w:val="2"/>
  </w:num>
  <w:num w:numId="15" w16cid:durableId="267155575">
    <w:abstractNumId w:val="7"/>
  </w:num>
  <w:num w:numId="16" w16cid:durableId="1539388639">
    <w:abstractNumId w:val="3"/>
  </w:num>
  <w:num w:numId="17" w16cid:durableId="1773277123">
    <w:abstractNumId w:val="4"/>
  </w:num>
  <w:num w:numId="18" w16cid:durableId="31321899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uillén Gosalbez  Gonzalo">
    <w15:presenceInfo w15:providerId="AD" w15:userId="S::ggonzalo@ethz.ch::cd0d5c66-a7dc-4706-87cc-7da1018261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283"/>
  <w:evenAndOddHeaders/>
  <w:drawingGridHorizontalSpacing w:val="100"/>
  <w:drawingGridVerticalSpacing w:val="136"/>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UyNDEwsTQ3NbQ0tDBS0lEKTi0uzszPAykwrAUAXXhSjCwAAAA="/>
  </w:docVars>
  <w:rsids>
    <w:rsidRoot w:val="00B63237"/>
    <w:rsid w:val="00032FC1"/>
    <w:rsid w:val="000415B9"/>
    <w:rsid w:val="00053775"/>
    <w:rsid w:val="00064E67"/>
    <w:rsid w:val="00091837"/>
    <w:rsid w:val="000D3D9B"/>
    <w:rsid w:val="000E0BA4"/>
    <w:rsid w:val="001572DC"/>
    <w:rsid w:val="0016032F"/>
    <w:rsid w:val="001879F6"/>
    <w:rsid w:val="001A7816"/>
    <w:rsid w:val="001B1DE3"/>
    <w:rsid w:val="001C0148"/>
    <w:rsid w:val="001C1013"/>
    <w:rsid w:val="001C757E"/>
    <w:rsid w:val="001D1524"/>
    <w:rsid w:val="001D5AD3"/>
    <w:rsid w:val="001F624A"/>
    <w:rsid w:val="0020390F"/>
    <w:rsid w:val="00212DB6"/>
    <w:rsid w:val="00213844"/>
    <w:rsid w:val="00225A5B"/>
    <w:rsid w:val="00264926"/>
    <w:rsid w:val="00270B06"/>
    <w:rsid w:val="002B02FF"/>
    <w:rsid w:val="002B1333"/>
    <w:rsid w:val="002E1438"/>
    <w:rsid w:val="002E1665"/>
    <w:rsid w:val="002F053D"/>
    <w:rsid w:val="002F2F8E"/>
    <w:rsid w:val="0033302A"/>
    <w:rsid w:val="00344D01"/>
    <w:rsid w:val="0036113D"/>
    <w:rsid w:val="003655EF"/>
    <w:rsid w:val="00394A96"/>
    <w:rsid w:val="003A72A8"/>
    <w:rsid w:val="003D1582"/>
    <w:rsid w:val="003D7E4C"/>
    <w:rsid w:val="003E41C2"/>
    <w:rsid w:val="003F55DA"/>
    <w:rsid w:val="004043A8"/>
    <w:rsid w:val="00405DEF"/>
    <w:rsid w:val="00413A0B"/>
    <w:rsid w:val="004546D4"/>
    <w:rsid w:val="004628E9"/>
    <w:rsid w:val="00483509"/>
    <w:rsid w:val="00496FB1"/>
    <w:rsid w:val="0049772C"/>
    <w:rsid w:val="0050057F"/>
    <w:rsid w:val="00507296"/>
    <w:rsid w:val="00507CB7"/>
    <w:rsid w:val="00552EEB"/>
    <w:rsid w:val="00567D93"/>
    <w:rsid w:val="0057572A"/>
    <w:rsid w:val="00576B67"/>
    <w:rsid w:val="005869D8"/>
    <w:rsid w:val="005B7E18"/>
    <w:rsid w:val="006132FF"/>
    <w:rsid w:val="006A69BF"/>
    <w:rsid w:val="006C11D1"/>
    <w:rsid w:val="006D01A8"/>
    <w:rsid w:val="006D52ED"/>
    <w:rsid w:val="00702780"/>
    <w:rsid w:val="00711DF4"/>
    <w:rsid w:val="00723122"/>
    <w:rsid w:val="007711DA"/>
    <w:rsid w:val="007A717D"/>
    <w:rsid w:val="007C185C"/>
    <w:rsid w:val="007C4353"/>
    <w:rsid w:val="007C79B6"/>
    <w:rsid w:val="007D70A1"/>
    <w:rsid w:val="007F0038"/>
    <w:rsid w:val="008132E8"/>
    <w:rsid w:val="00823407"/>
    <w:rsid w:val="00874E79"/>
    <w:rsid w:val="00876942"/>
    <w:rsid w:val="008B0184"/>
    <w:rsid w:val="008C5D02"/>
    <w:rsid w:val="008D2649"/>
    <w:rsid w:val="0090568D"/>
    <w:rsid w:val="00907F5D"/>
    <w:rsid w:val="009125C9"/>
    <w:rsid w:val="00913879"/>
    <w:rsid w:val="00916831"/>
    <w:rsid w:val="009175BA"/>
    <w:rsid w:val="00917661"/>
    <w:rsid w:val="00920107"/>
    <w:rsid w:val="00921770"/>
    <w:rsid w:val="00926D74"/>
    <w:rsid w:val="00935375"/>
    <w:rsid w:val="00943838"/>
    <w:rsid w:val="00950D1C"/>
    <w:rsid w:val="00970E5D"/>
    <w:rsid w:val="009727E7"/>
    <w:rsid w:val="0097701C"/>
    <w:rsid w:val="00980A65"/>
    <w:rsid w:val="009822B9"/>
    <w:rsid w:val="009876AE"/>
    <w:rsid w:val="009B0FFB"/>
    <w:rsid w:val="009B707C"/>
    <w:rsid w:val="009D7978"/>
    <w:rsid w:val="00A00CAA"/>
    <w:rsid w:val="00A01693"/>
    <w:rsid w:val="00A055D0"/>
    <w:rsid w:val="00A25E70"/>
    <w:rsid w:val="00A33765"/>
    <w:rsid w:val="00A46CC2"/>
    <w:rsid w:val="00A54FA6"/>
    <w:rsid w:val="00A63269"/>
    <w:rsid w:val="00A92377"/>
    <w:rsid w:val="00AA06CC"/>
    <w:rsid w:val="00AB29ED"/>
    <w:rsid w:val="00AE4BD8"/>
    <w:rsid w:val="00AE6403"/>
    <w:rsid w:val="00AF7F60"/>
    <w:rsid w:val="00B034DE"/>
    <w:rsid w:val="00B15BBC"/>
    <w:rsid w:val="00B17927"/>
    <w:rsid w:val="00B4388F"/>
    <w:rsid w:val="00B63237"/>
    <w:rsid w:val="00B7695B"/>
    <w:rsid w:val="00B827AA"/>
    <w:rsid w:val="00B96FD8"/>
    <w:rsid w:val="00BB2CE2"/>
    <w:rsid w:val="00BD2651"/>
    <w:rsid w:val="00BD3A16"/>
    <w:rsid w:val="00C3037C"/>
    <w:rsid w:val="00C344CE"/>
    <w:rsid w:val="00C359ED"/>
    <w:rsid w:val="00C430E7"/>
    <w:rsid w:val="00C960DC"/>
    <w:rsid w:val="00CA72D0"/>
    <w:rsid w:val="00CC2DEF"/>
    <w:rsid w:val="00CF078F"/>
    <w:rsid w:val="00D02C75"/>
    <w:rsid w:val="00D10E22"/>
    <w:rsid w:val="00D13D2C"/>
    <w:rsid w:val="00D33EC8"/>
    <w:rsid w:val="00D37222"/>
    <w:rsid w:val="00D51712"/>
    <w:rsid w:val="00D51DF6"/>
    <w:rsid w:val="00D7441A"/>
    <w:rsid w:val="00D92C68"/>
    <w:rsid w:val="00DA4641"/>
    <w:rsid w:val="00DC2F94"/>
    <w:rsid w:val="00DC5673"/>
    <w:rsid w:val="00DD3D9E"/>
    <w:rsid w:val="00DD7908"/>
    <w:rsid w:val="00E422A2"/>
    <w:rsid w:val="00E82297"/>
    <w:rsid w:val="00EA467C"/>
    <w:rsid w:val="00ED0B0F"/>
    <w:rsid w:val="00ED1670"/>
    <w:rsid w:val="00EF2BFB"/>
    <w:rsid w:val="00EF39FD"/>
    <w:rsid w:val="00F06842"/>
    <w:rsid w:val="00F107FD"/>
    <w:rsid w:val="00FB64A8"/>
    <w:rsid w:val="00FF6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4DE67F"/>
  <w15:docId w15:val="{B89D3AFA-8814-4AAB-A339-741809258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0184"/>
    <w:rPr>
      <w:lang w:eastAsia="en-US"/>
    </w:rPr>
  </w:style>
  <w:style w:type="paragraph" w:styleId="Heading3">
    <w:name w:val="heading 3"/>
    <w:basedOn w:val="Normal"/>
    <w:next w:val="Normal"/>
    <w:qFormat/>
    <w:rsid w:val="008B018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Els-caption"/>
    <w:next w:val="Els-caption"/>
    <w:qFormat/>
    <w:rsid w:val="008B0184"/>
  </w:style>
  <w:style w:type="paragraph" w:customStyle="1" w:styleId="Els-caption">
    <w:name w:val="Els-caption"/>
    <w:rsid w:val="008B0184"/>
    <w:pPr>
      <w:keepLines/>
      <w:spacing w:before="100" w:after="120"/>
    </w:pPr>
    <w:rPr>
      <w:sz w:val="18"/>
      <w:lang w:val="en-US" w:eastAsia="en-US"/>
    </w:rPr>
  </w:style>
  <w:style w:type="paragraph" w:customStyle="1" w:styleId="Els-1storder-head">
    <w:name w:val="Els-1storder-head"/>
    <w:basedOn w:val="Els-body-text"/>
    <w:next w:val="Els-body-text"/>
    <w:rsid w:val="008B0184"/>
    <w:pPr>
      <w:keepNext/>
      <w:numPr>
        <w:ilvl w:val="1"/>
        <w:numId w:val="17"/>
      </w:numPr>
      <w:suppressAutoHyphens/>
      <w:spacing w:before="240" w:after="60" w:line="240" w:lineRule="exact"/>
    </w:pPr>
    <w:rPr>
      <w:b/>
      <w:sz w:val="22"/>
    </w:rPr>
  </w:style>
  <w:style w:type="paragraph" w:customStyle="1" w:styleId="Els-body-text">
    <w:name w:val="Els-body-text"/>
    <w:rsid w:val="008B0184"/>
    <w:pPr>
      <w:jc w:val="both"/>
    </w:pPr>
    <w:rPr>
      <w:lang w:val="en-US" w:eastAsia="en-US"/>
    </w:rPr>
  </w:style>
  <w:style w:type="paragraph" w:customStyle="1" w:styleId="Els-2ndorder-head">
    <w:name w:val="Els-2ndorder-head"/>
    <w:basedOn w:val="Els-body-text"/>
    <w:next w:val="Els-body-text"/>
    <w:rsid w:val="008B0184"/>
    <w:pPr>
      <w:keepNext/>
      <w:numPr>
        <w:ilvl w:val="2"/>
        <w:numId w:val="17"/>
      </w:numPr>
      <w:suppressAutoHyphens/>
      <w:spacing w:before="80"/>
    </w:pPr>
    <w:rPr>
      <w:i/>
    </w:rPr>
  </w:style>
  <w:style w:type="paragraph" w:customStyle="1" w:styleId="Els-3rdorder-head">
    <w:name w:val="Els-3rdorder-head"/>
    <w:basedOn w:val="Els-body-text"/>
    <w:next w:val="Els-body-text"/>
    <w:rsid w:val="008B0184"/>
    <w:pPr>
      <w:keepNext/>
      <w:numPr>
        <w:ilvl w:val="3"/>
        <w:numId w:val="17"/>
      </w:numPr>
      <w:suppressAutoHyphens/>
      <w:spacing w:before="60"/>
    </w:pPr>
    <w:rPr>
      <w:i/>
    </w:rPr>
  </w:style>
  <w:style w:type="paragraph" w:customStyle="1" w:styleId="Els-Affiliation">
    <w:name w:val="Els-Affiliation"/>
    <w:rsid w:val="008B0184"/>
    <w:pPr>
      <w:suppressAutoHyphens/>
      <w:spacing w:line="240" w:lineRule="exact"/>
    </w:pPr>
    <w:rPr>
      <w:i/>
      <w:noProof/>
      <w:lang w:eastAsia="en-US"/>
    </w:rPr>
  </w:style>
  <w:style w:type="paragraph" w:customStyle="1" w:styleId="Els-Author">
    <w:name w:val="Els-Author"/>
    <w:next w:val="Els-Affiliation"/>
    <w:rsid w:val="008B0184"/>
    <w:pPr>
      <w:keepNext/>
      <w:suppressAutoHyphens/>
      <w:spacing w:after="60" w:line="310" w:lineRule="exact"/>
    </w:pPr>
    <w:rPr>
      <w:noProof/>
      <w:sz w:val="22"/>
      <w:lang w:eastAsia="en-US"/>
    </w:rPr>
  </w:style>
  <w:style w:type="paragraph" w:customStyle="1" w:styleId="Els-bulletlist">
    <w:name w:val="Els-bulletlist"/>
    <w:basedOn w:val="Els-body-text"/>
    <w:rsid w:val="008B0184"/>
    <w:pPr>
      <w:tabs>
        <w:tab w:val="left" w:pos="240"/>
        <w:tab w:val="num" w:pos="360"/>
      </w:tabs>
      <w:ind w:left="240" w:hanging="240"/>
      <w:jc w:val="left"/>
    </w:pPr>
  </w:style>
  <w:style w:type="paragraph" w:customStyle="1" w:styleId="Els-chem-equation">
    <w:name w:val="Els-chem-equation"/>
    <w:basedOn w:val="Els-body-text"/>
    <w:next w:val="Els-body-text"/>
    <w:rsid w:val="008B0184"/>
    <w:pPr>
      <w:tabs>
        <w:tab w:val="right" w:pos="7088"/>
      </w:tabs>
      <w:spacing w:before="120" w:after="120"/>
    </w:pPr>
    <w:rPr>
      <w:noProof/>
      <w:lang w:val="en-GB"/>
    </w:rPr>
  </w:style>
  <w:style w:type="paragraph" w:customStyle="1" w:styleId="Els-equation">
    <w:name w:val="Els-equation"/>
    <w:basedOn w:val="Els-body-text"/>
    <w:next w:val="Els-body-text"/>
    <w:rsid w:val="008B0184"/>
    <w:pPr>
      <w:tabs>
        <w:tab w:val="right" w:pos="7088"/>
      </w:tabs>
      <w:spacing w:before="120" w:after="120"/>
    </w:pPr>
    <w:rPr>
      <w:i/>
      <w:noProof/>
      <w:lang w:val="en-GB"/>
    </w:rPr>
  </w:style>
  <w:style w:type="paragraph" w:customStyle="1" w:styleId="Els-footnote">
    <w:name w:val="Els-footnote"/>
    <w:rsid w:val="008B0184"/>
    <w:pPr>
      <w:keepLines/>
      <w:widowControl w:val="0"/>
      <w:ind w:left="120" w:hanging="120"/>
    </w:pPr>
    <w:rPr>
      <w:sz w:val="18"/>
      <w:lang w:val="en-US" w:eastAsia="en-US"/>
    </w:rPr>
  </w:style>
  <w:style w:type="paragraph" w:customStyle="1" w:styleId="Els-numlist">
    <w:name w:val="Els-numlist"/>
    <w:basedOn w:val="Els-body-text"/>
    <w:rsid w:val="008B0184"/>
    <w:pPr>
      <w:tabs>
        <w:tab w:val="left" w:pos="240"/>
        <w:tab w:val="num" w:pos="360"/>
      </w:tabs>
      <w:ind w:left="240" w:hanging="240"/>
      <w:jc w:val="left"/>
    </w:pPr>
  </w:style>
  <w:style w:type="paragraph" w:customStyle="1" w:styleId="Els-reference">
    <w:name w:val="Els-reference"/>
    <w:rsid w:val="008B0184"/>
    <w:pPr>
      <w:numPr>
        <w:numId w:val="15"/>
      </w:numPr>
      <w:ind w:left="482"/>
    </w:pPr>
    <w:rPr>
      <w:noProof/>
      <w:sz w:val="18"/>
      <w:lang w:eastAsia="en-US"/>
    </w:rPr>
  </w:style>
  <w:style w:type="paragraph" w:customStyle="1" w:styleId="Els-reference-head">
    <w:name w:val="Els-reference-head"/>
    <w:basedOn w:val="Els-body-text"/>
    <w:next w:val="Els-referenceno-number"/>
    <w:rsid w:val="008B0184"/>
    <w:pPr>
      <w:keepNext/>
      <w:spacing w:before="240" w:after="60"/>
    </w:pPr>
    <w:rPr>
      <w:b/>
      <w:sz w:val="22"/>
      <w:szCs w:val="22"/>
    </w:rPr>
  </w:style>
  <w:style w:type="paragraph" w:customStyle="1" w:styleId="Els-table-text">
    <w:name w:val="Els-table-text"/>
    <w:rsid w:val="008B0184"/>
    <w:pPr>
      <w:keepNext/>
      <w:spacing w:after="80" w:line="240" w:lineRule="exact"/>
    </w:pPr>
    <w:rPr>
      <w:sz w:val="18"/>
      <w:lang w:val="en-US" w:eastAsia="en-US"/>
    </w:rPr>
  </w:style>
  <w:style w:type="paragraph" w:customStyle="1" w:styleId="Els-Title">
    <w:name w:val="Els-Title"/>
    <w:next w:val="Els-Author"/>
    <w:rsid w:val="008B0184"/>
    <w:pPr>
      <w:suppressAutoHyphens/>
      <w:spacing w:before="240" w:after="120" w:line="360" w:lineRule="exact"/>
    </w:pPr>
    <w:rPr>
      <w:b/>
      <w:sz w:val="32"/>
      <w:lang w:val="en-US" w:eastAsia="en-US"/>
    </w:rPr>
  </w:style>
  <w:style w:type="character" w:styleId="EndnoteReference">
    <w:name w:val="endnote reference"/>
    <w:basedOn w:val="DefaultParagraphFont"/>
    <w:semiHidden/>
    <w:rsid w:val="008B0184"/>
    <w:rPr>
      <w:vertAlign w:val="superscript"/>
    </w:rPr>
  </w:style>
  <w:style w:type="paragraph" w:styleId="Header">
    <w:name w:val="header"/>
    <w:rsid w:val="008B0184"/>
    <w:pPr>
      <w:tabs>
        <w:tab w:val="center" w:pos="3600"/>
        <w:tab w:val="right" w:pos="7200"/>
      </w:tabs>
      <w:spacing w:line="200" w:lineRule="atLeast"/>
    </w:pPr>
    <w:rPr>
      <w:noProof/>
      <w:lang w:eastAsia="en-US"/>
    </w:rPr>
  </w:style>
  <w:style w:type="paragraph" w:styleId="Footer">
    <w:name w:val="footer"/>
    <w:basedOn w:val="Header"/>
    <w:rsid w:val="008B0184"/>
  </w:style>
  <w:style w:type="character" w:styleId="FootnoteReference">
    <w:name w:val="footnote reference"/>
    <w:semiHidden/>
    <w:rsid w:val="008B0184"/>
    <w:rPr>
      <w:vertAlign w:val="superscript"/>
    </w:rPr>
  </w:style>
  <w:style w:type="paragraph" w:styleId="FootnoteText">
    <w:name w:val="footnote text"/>
    <w:basedOn w:val="Normal"/>
    <w:semiHidden/>
    <w:rsid w:val="008B0184"/>
    <w:rPr>
      <w:rFonts w:ascii="Univers" w:hAnsi="Univers"/>
    </w:rPr>
  </w:style>
  <w:style w:type="character" w:styleId="Hyperlink">
    <w:name w:val="Hyperlink"/>
    <w:basedOn w:val="DefaultParagraphFont"/>
    <w:rsid w:val="008B0184"/>
    <w:rPr>
      <w:color w:val="0000FF"/>
      <w:u w:val="single"/>
    </w:rPr>
  </w:style>
  <w:style w:type="character" w:customStyle="1" w:styleId="MTEquationSection">
    <w:name w:val="MTEquationSection"/>
    <w:basedOn w:val="DefaultParagraphFont"/>
    <w:rsid w:val="008B0184"/>
    <w:rPr>
      <w:vanish/>
      <w:color w:val="FF0000"/>
    </w:rPr>
  </w:style>
  <w:style w:type="character" w:styleId="PageNumber">
    <w:name w:val="page number"/>
    <w:basedOn w:val="DefaultParagraphFont"/>
    <w:rsid w:val="008B0184"/>
    <w:rPr>
      <w:sz w:val="20"/>
      <w:szCs w:val="20"/>
    </w:rPr>
  </w:style>
  <w:style w:type="paragraph" w:customStyle="1" w:styleId="Els-Chapterno">
    <w:name w:val="Els-Chapter no"/>
    <w:rsid w:val="008B0184"/>
    <w:pPr>
      <w:numPr>
        <w:numId w:val="17"/>
      </w:numPr>
      <w:spacing w:before="907" w:line="260" w:lineRule="exact"/>
    </w:pPr>
    <w:rPr>
      <w:sz w:val="24"/>
      <w:szCs w:val="24"/>
      <w:lang w:val="en-US" w:eastAsia="en-US"/>
    </w:rPr>
  </w:style>
  <w:style w:type="paragraph" w:customStyle="1" w:styleId="Els-referenceno-number">
    <w:name w:val="Els-reference no-number"/>
    <w:basedOn w:val="Els-reference"/>
    <w:rsid w:val="008B0184"/>
    <w:pPr>
      <w:numPr>
        <w:numId w:val="0"/>
      </w:numPr>
      <w:ind w:left="240" w:hanging="240"/>
    </w:pPr>
  </w:style>
  <w:style w:type="character" w:customStyle="1" w:styleId="Els-captionChar">
    <w:name w:val="Els-caption Char"/>
    <w:basedOn w:val="DefaultParagraphFont"/>
    <w:rsid w:val="008B0184"/>
    <w:rPr>
      <w:sz w:val="18"/>
      <w:lang w:val="en-US" w:eastAsia="en-US" w:bidi="ar-SA"/>
    </w:rPr>
  </w:style>
  <w:style w:type="character" w:styleId="CommentReference">
    <w:name w:val="annotation reference"/>
    <w:basedOn w:val="DefaultParagraphFont"/>
    <w:semiHidden/>
    <w:rsid w:val="008B0184"/>
    <w:rPr>
      <w:sz w:val="16"/>
      <w:szCs w:val="16"/>
    </w:rPr>
  </w:style>
  <w:style w:type="paragraph" w:styleId="CommentText">
    <w:name w:val="annotation text"/>
    <w:basedOn w:val="Normal"/>
    <w:semiHidden/>
    <w:rsid w:val="008B0184"/>
  </w:style>
  <w:style w:type="paragraph" w:styleId="CommentSubject">
    <w:name w:val="annotation subject"/>
    <w:basedOn w:val="CommentText"/>
    <w:next w:val="CommentText"/>
    <w:semiHidden/>
    <w:rsid w:val="008B0184"/>
    <w:rPr>
      <w:b/>
      <w:bCs/>
    </w:rPr>
  </w:style>
  <w:style w:type="paragraph" w:styleId="BalloonText">
    <w:name w:val="Balloon Text"/>
    <w:basedOn w:val="Normal"/>
    <w:semiHidden/>
    <w:rsid w:val="008B0184"/>
    <w:rPr>
      <w:rFonts w:ascii="Tahoma" w:hAnsi="Tahoma" w:cs="Tahoma"/>
      <w:sz w:val="16"/>
      <w:szCs w:val="16"/>
    </w:rPr>
  </w:style>
  <w:style w:type="paragraph" w:customStyle="1" w:styleId="Els-Abstract">
    <w:name w:val="Els-Abstract"/>
    <w:basedOn w:val="Els-1storder-head"/>
    <w:next w:val="Els-body-text"/>
    <w:autoRedefine/>
    <w:rsid w:val="008B0184"/>
    <w:pPr>
      <w:numPr>
        <w:ilvl w:val="0"/>
        <w:numId w:val="0"/>
      </w:numPr>
    </w:pPr>
  </w:style>
  <w:style w:type="character" w:customStyle="1" w:styleId="underline1">
    <w:name w:val="underline1"/>
    <w:basedOn w:val="DefaultParagraphFont"/>
    <w:rsid w:val="00F06842"/>
    <w:rPr>
      <w:u w:val="single"/>
    </w:rPr>
  </w:style>
  <w:style w:type="paragraph" w:customStyle="1" w:styleId="ElsevierBodyTextCentredNospace">
    <w:name w:val="Elsevier Body Text Centred No space"/>
    <w:basedOn w:val="Normal"/>
    <w:qFormat/>
    <w:rsid w:val="00F06842"/>
    <w:pPr>
      <w:jc w:val="center"/>
    </w:pPr>
    <w:rPr>
      <w:bCs/>
      <w:iCs/>
      <w:color w:val="000000" w:themeColor="text1"/>
      <w:sz w:val="22"/>
      <w:szCs w:val="24"/>
      <w:lang w:val="en-US"/>
    </w:rPr>
  </w:style>
  <w:style w:type="character" w:styleId="UnresolvedMention">
    <w:name w:val="Unresolved Mention"/>
    <w:basedOn w:val="DefaultParagraphFont"/>
    <w:uiPriority w:val="99"/>
    <w:semiHidden/>
    <w:unhideWhenUsed/>
    <w:rsid w:val="00702780"/>
    <w:rPr>
      <w:color w:val="605E5C"/>
      <w:shd w:val="clear" w:color="auto" w:fill="E1DFDD"/>
    </w:rPr>
  </w:style>
  <w:style w:type="paragraph" w:styleId="Bibliography">
    <w:name w:val="Bibliography"/>
    <w:basedOn w:val="Normal"/>
    <w:next w:val="Normal"/>
    <w:uiPriority w:val="37"/>
    <w:unhideWhenUsed/>
    <w:rsid w:val="002E1665"/>
    <w:pPr>
      <w:ind w:left="720" w:hanging="720"/>
    </w:pPr>
  </w:style>
  <w:style w:type="paragraph" w:styleId="Revision">
    <w:name w:val="Revision"/>
    <w:hidden/>
    <w:uiPriority w:val="99"/>
    <w:semiHidden/>
    <w:rsid w:val="002F2F8E"/>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nakisk\KOSTAS-10%20July%202017\books\book%20proposals\Computer%20Aided%20Chemical%20Engineering\Instructions\Chapt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B0243A-3F3E-49C9-BD25-F3EC20D74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Chapter</Template>
  <TotalTime>0</TotalTime>
  <Pages>3</Pages>
  <Words>2578</Words>
  <Characters>14695</Characters>
  <Application>Microsoft Office Word</Application>
  <DocSecurity>0</DocSecurity>
  <Lines>122</Lines>
  <Paragraphs>34</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Chapter</vt:lpstr>
      <vt:lpstr>Chapter</vt:lpstr>
    </vt:vector>
  </TitlesOfParts>
  <Company>Elsevier Science</Company>
  <LinksUpToDate>false</LinksUpToDate>
  <CharactersWithSpaces>17239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dc:title>
  <dc:creator>Kostas</dc:creator>
  <cp:lastModifiedBy>Guillén Gosalbez  Gonzalo</cp:lastModifiedBy>
  <cp:revision>2</cp:revision>
  <cp:lastPrinted>2004-12-17T09:20:00Z</cp:lastPrinted>
  <dcterms:created xsi:type="dcterms:W3CDTF">2023-11-27T09:21:00Z</dcterms:created>
  <dcterms:modified xsi:type="dcterms:W3CDTF">2023-11-27T09:21:00Z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2023-10-02T08:38:43Z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d1e5754d-f2d2-4025-b8e5-4cd2943f5f30</vt:lpwstr>
  </property>
  <property fmtid="{D5CDD505-2E9C-101B-9397-08002B2CF9AE}" pid="8" name="MSIP_Label_549ac42a-3eb4-4074-b885-aea26bd6241e_ContentBits">
    <vt:lpwstr>0</vt:lpwstr>
  </property>
  <property fmtid="{D5CDD505-2E9C-101B-9397-08002B2CF9AE}" pid="9" name="GrammarlyDocumentId">
    <vt:lpwstr>1dbdf9704ae63b23c772d0a2d4dc5007e513b2143281315c46e9c661110ba89d</vt:lpwstr>
  </property>
  <property fmtid="{D5CDD505-2E9C-101B-9397-08002B2CF9AE}" pid="10" name="ZOTERO_PREF_1">
    <vt:lpwstr>&lt;data data-version="3" zotero-version="6.0.30"&gt;&lt;session id="ku4BbpUt"/&gt;&lt;style id="http://www.zotero.org/styles/computers-and-chemical-engineering" hasBibliography="1" bibliographyStyleHasBeenSet="1"/&gt;&lt;prefs&gt;&lt;pref name="fieldType" value="Field"/&gt;&lt;pref name</vt:lpwstr>
  </property>
  <property fmtid="{D5CDD505-2E9C-101B-9397-08002B2CF9AE}" pid="11" name="ZOTERO_PREF_2">
    <vt:lpwstr>="automaticJournalAbbreviations" value="true"/&gt;&lt;/prefs&gt;&lt;/data&gt;</vt:lpwstr>
  </property>
</Properties>
</file>