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10997" w14:textId="70A6CBC8" w:rsidR="00614C56" w:rsidRPr="001D7051" w:rsidRDefault="00614C56" w:rsidP="00614C56">
      <w:pPr>
        <w:spacing w:before="60" w:after="60"/>
        <w:ind w:left="2124" w:firstLine="708"/>
        <w:jc w:val="right"/>
        <w:rPr>
          <w:rFonts w:ascii="Arial" w:hAnsi="Arial" w:cs="Arial"/>
          <w:b/>
        </w:rPr>
      </w:pPr>
      <w:bookmarkStart w:id="0" w:name="_Hlk128557527"/>
      <w:r w:rsidRPr="001D7051">
        <w:rPr>
          <w:rFonts w:ascii="Arial" w:hAnsi="Arial" w:cs="Arial"/>
        </w:rPr>
        <w:t xml:space="preserve">Zurich, </w:t>
      </w:r>
      <w:bookmarkStart w:id="1" w:name="inhalt"/>
      <w:bookmarkEnd w:id="1"/>
      <w:r w:rsidR="007E4217">
        <w:rPr>
          <w:rFonts w:ascii="Arial" w:hAnsi="Arial" w:cs="Arial"/>
        </w:rPr>
        <w:t>04</w:t>
      </w:r>
      <w:r w:rsidR="00252144" w:rsidRPr="001D7051">
        <w:rPr>
          <w:rFonts w:ascii="Arial" w:hAnsi="Arial" w:cs="Arial"/>
        </w:rPr>
        <w:t>.</w:t>
      </w:r>
      <w:r w:rsidR="00A229D0">
        <w:rPr>
          <w:rFonts w:ascii="Arial" w:hAnsi="Arial" w:cs="Arial"/>
        </w:rPr>
        <w:t>0</w:t>
      </w:r>
      <w:r w:rsidR="007E4217">
        <w:rPr>
          <w:rFonts w:ascii="Arial" w:hAnsi="Arial" w:cs="Arial"/>
        </w:rPr>
        <w:t>4</w:t>
      </w:r>
      <w:r w:rsidR="00252144" w:rsidRPr="001D7051">
        <w:rPr>
          <w:rFonts w:ascii="Arial" w:hAnsi="Arial" w:cs="Arial"/>
        </w:rPr>
        <w:t>.202</w:t>
      </w:r>
      <w:r w:rsidR="00700C7D">
        <w:rPr>
          <w:rFonts w:ascii="Arial" w:hAnsi="Arial" w:cs="Arial"/>
        </w:rPr>
        <w:t>4</w:t>
      </w:r>
    </w:p>
    <w:p w14:paraId="0F59A6AC" w14:textId="11C6AA3F" w:rsidR="00614C56" w:rsidRPr="001D7051" w:rsidRDefault="00614C56" w:rsidP="00614C56">
      <w:pPr>
        <w:spacing w:before="60" w:after="60"/>
        <w:rPr>
          <w:rFonts w:ascii="Arial" w:hAnsi="Arial" w:cs="Arial"/>
          <w:b/>
        </w:rPr>
      </w:pPr>
      <w:r w:rsidRPr="001D7051">
        <w:rPr>
          <w:rFonts w:ascii="Arial" w:hAnsi="Arial" w:cs="Arial"/>
          <w:b/>
        </w:rPr>
        <w:t xml:space="preserve">Dr. </w:t>
      </w:r>
      <w:r w:rsidR="00700C7D">
        <w:rPr>
          <w:rFonts w:ascii="Arial" w:hAnsi="Arial" w:cs="Arial"/>
          <w:b/>
        </w:rPr>
        <w:t>Robin Brabham</w:t>
      </w:r>
    </w:p>
    <w:p w14:paraId="2FC0B3BF" w14:textId="1E64B5CD" w:rsidR="00700C7D" w:rsidRDefault="00700C7D" w:rsidP="00614C56">
      <w:pPr>
        <w:spacing w:after="60"/>
        <w:rPr>
          <w:rFonts w:ascii="Arial" w:hAnsi="Arial" w:cs="Arial"/>
        </w:rPr>
      </w:pPr>
      <w:r>
        <w:rPr>
          <w:rFonts w:ascii="Arial" w:hAnsi="Arial" w:cs="Arial"/>
        </w:rPr>
        <w:t>Senior Publishing Editor</w:t>
      </w:r>
      <w:r w:rsidR="004071AD" w:rsidRPr="001D7051">
        <w:rPr>
          <w:rFonts w:ascii="Arial" w:hAnsi="Arial" w:cs="Arial"/>
        </w:rPr>
        <w:t xml:space="preserve">, </w:t>
      </w:r>
      <w:r>
        <w:rPr>
          <w:rFonts w:ascii="Arial" w:hAnsi="Arial" w:cs="Arial"/>
        </w:rPr>
        <w:t>Green Chemistry</w:t>
      </w:r>
    </w:p>
    <w:p w14:paraId="7D5BCC87" w14:textId="0DE1EFFF" w:rsidR="00614C56" w:rsidRPr="001D7051" w:rsidRDefault="004071AD" w:rsidP="00614C56">
      <w:pPr>
        <w:spacing w:after="60"/>
        <w:rPr>
          <w:rFonts w:ascii="Arial" w:hAnsi="Arial" w:cs="Arial"/>
          <w:i/>
        </w:rPr>
      </w:pPr>
      <w:r w:rsidRPr="001D7051">
        <w:rPr>
          <w:rFonts w:ascii="Arial" w:hAnsi="Arial" w:cs="Arial"/>
        </w:rPr>
        <w:t>Royal Society of Chemistry</w:t>
      </w:r>
    </w:p>
    <w:p w14:paraId="4AD6666D" w14:textId="647F5F08" w:rsidR="00614C56" w:rsidRPr="001D7051" w:rsidRDefault="00614C56" w:rsidP="005B641E">
      <w:pPr>
        <w:spacing w:before="240" w:after="60"/>
        <w:rPr>
          <w:rFonts w:ascii="Arial" w:hAnsi="Arial" w:cs="Arial"/>
        </w:rPr>
      </w:pPr>
      <w:r w:rsidRPr="001D7051">
        <w:rPr>
          <w:rFonts w:ascii="Arial" w:hAnsi="Arial" w:cs="Arial"/>
          <w:b/>
        </w:rPr>
        <w:t xml:space="preserve">Subject: </w:t>
      </w:r>
      <w:r w:rsidR="00700C7D">
        <w:rPr>
          <w:rFonts w:ascii="Arial" w:hAnsi="Arial" w:cs="Arial"/>
        </w:rPr>
        <w:t xml:space="preserve">Revised </w:t>
      </w:r>
      <w:r w:rsidR="00E007AC" w:rsidRPr="00E007AC">
        <w:rPr>
          <w:rFonts w:ascii="Arial" w:hAnsi="Arial" w:cs="Arial"/>
        </w:rPr>
        <w:t>GC-ART-01-2024-000392.R1</w:t>
      </w:r>
    </w:p>
    <w:p w14:paraId="2A6E0AC9" w14:textId="77777777" w:rsidR="00342137" w:rsidRDefault="00614C56" w:rsidP="00342137">
      <w:pPr>
        <w:spacing w:before="240" w:after="80" w:line="288" w:lineRule="auto"/>
        <w:jc w:val="both"/>
        <w:rPr>
          <w:rFonts w:ascii="Arial" w:hAnsi="Arial" w:cs="Arial"/>
          <w:snapToGrid w:val="0"/>
          <w:color w:val="000000"/>
        </w:rPr>
      </w:pPr>
      <w:r w:rsidRPr="001D7051">
        <w:rPr>
          <w:rFonts w:ascii="Arial" w:hAnsi="Arial" w:cs="Arial"/>
          <w:snapToGrid w:val="0"/>
          <w:color w:val="000000"/>
        </w:rPr>
        <w:t xml:space="preserve">Dear Dr. </w:t>
      </w:r>
      <w:r w:rsidR="00700C7D">
        <w:rPr>
          <w:rFonts w:ascii="Arial" w:hAnsi="Arial" w:cs="Arial"/>
          <w:snapToGrid w:val="0"/>
          <w:color w:val="000000"/>
        </w:rPr>
        <w:t>Brabham</w:t>
      </w:r>
      <w:r w:rsidR="009A74A4">
        <w:rPr>
          <w:rFonts w:ascii="Arial" w:hAnsi="Arial" w:cs="Arial"/>
          <w:snapToGrid w:val="0"/>
          <w:color w:val="000000"/>
        </w:rPr>
        <w:t>,</w:t>
      </w:r>
    </w:p>
    <w:p w14:paraId="0EFECF74" w14:textId="7F632529" w:rsidR="00342137" w:rsidRPr="004327B3" w:rsidRDefault="004327B3" w:rsidP="00ED5AD7">
      <w:pPr>
        <w:spacing w:before="120" w:after="120" w:line="264" w:lineRule="auto"/>
        <w:jc w:val="both"/>
        <w:rPr>
          <w:rFonts w:ascii="Arial" w:hAnsi="Arial" w:cs="Arial"/>
        </w:rPr>
      </w:pPr>
      <w:r>
        <w:rPr>
          <w:rFonts w:ascii="Arial" w:hAnsi="Arial" w:cs="Arial"/>
        </w:rPr>
        <w:t xml:space="preserve">We are enclosing a revised version of our research article titled </w:t>
      </w:r>
      <w:r>
        <w:rPr>
          <w:rFonts w:ascii="Arial" w:hAnsi="Arial" w:cs="Arial"/>
          <w:b/>
        </w:rPr>
        <w:t>‘Integrating climate policies in the sustainability analysis of green chemicals’</w:t>
      </w:r>
      <w:r>
        <w:rPr>
          <w:rFonts w:ascii="Arial" w:hAnsi="Arial" w:cs="Arial"/>
        </w:rPr>
        <w:t xml:space="preserve"> to contribute to the </w:t>
      </w:r>
      <w:r>
        <w:rPr>
          <w:rFonts w:ascii="Arial" w:hAnsi="Arial" w:cs="Arial"/>
          <w:i/>
        </w:rPr>
        <w:t>Green Chemistry</w:t>
      </w:r>
      <w:r>
        <w:rPr>
          <w:rFonts w:ascii="Arial" w:hAnsi="Arial" w:cs="Arial"/>
        </w:rPr>
        <w:t xml:space="preserve"> 25</w:t>
      </w:r>
      <w:r w:rsidRPr="004327B3">
        <w:rPr>
          <w:rFonts w:ascii="Arial" w:hAnsi="Arial" w:cs="Arial"/>
          <w:vertAlign w:val="superscript"/>
        </w:rPr>
        <w:t>th</w:t>
      </w:r>
      <w:r>
        <w:rPr>
          <w:rFonts w:ascii="Arial" w:hAnsi="Arial" w:cs="Arial"/>
        </w:rPr>
        <w:t xml:space="preserve"> Anniversary themed collection. We are grateful for the positive feedback from the Reviewers regarding the actions taken in response to their comments in the previous round of review.</w:t>
      </w:r>
    </w:p>
    <w:p w14:paraId="5400EA07" w14:textId="6302B846" w:rsidR="00B9099D" w:rsidRPr="00206E57" w:rsidDel="00A4230E" w:rsidRDefault="00206E57" w:rsidP="00ED5AD7">
      <w:pPr>
        <w:spacing w:before="120" w:after="120" w:line="264" w:lineRule="auto"/>
        <w:jc w:val="both"/>
        <w:rPr>
          <w:del w:id="2" w:author="Martin Fernandez  Antonio José" w:date="2024-04-04T13:36:00Z"/>
          <w:rFonts w:ascii="Arial" w:hAnsi="Arial" w:cs="Arial"/>
        </w:rPr>
      </w:pPr>
      <w:r>
        <w:rPr>
          <w:rFonts w:ascii="Arial" w:hAnsi="Arial" w:cs="Arial"/>
        </w:rPr>
        <w:t>We appreciate the acknowledgement from Reviewer #1 that we have satisfactorily addressed their concerns. Regarding Reviewer #2, we have made a concerted effort to address the Reviewer’s comments and suggestions, significantly enhancing</w:t>
      </w:r>
      <w:r w:rsidR="003A019D">
        <w:rPr>
          <w:rFonts w:ascii="Arial" w:hAnsi="Arial" w:cs="Arial"/>
        </w:rPr>
        <w:t xml:space="preserve"> the</w:t>
      </w:r>
      <w:r>
        <w:rPr>
          <w:rFonts w:ascii="Arial" w:hAnsi="Arial" w:cs="Arial"/>
        </w:rPr>
        <w:t xml:space="preserve"> clarity and comprehensiveness of our manuscript. Specifically, we have added clarity to the </w:t>
      </w:r>
      <w:r w:rsidR="003A019D">
        <w:rPr>
          <w:rFonts w:ascii="Arial" w:hAnsi="Arial" w:cs="Arial"/>
        </w:rPr>
        <w:t>adaptation</w:t>
      </w:r>
      <w:r>
        <w:rPr>
          <w:rFonts w:ascii="Arial" w:hAnsi="Arial" w:cs="Arial"/>
        </w:rPr>
        <w:t xml:space="preserve"> of United States gas and electricity prices for a global context, hydrogen delivery pressures, and the application of carbon capture and storage to our production routes. Additionally, we emphasise the global and regional scope of our work, ensuring consistency and clarity for our readers. We have meticulously detailed the utilisation of literature data and/or </w:t>
      </w:r>
      <w:r>
        <w:rPr>
          <w:rFonts w:ascii="Arial" w:hAnsi="Arial" w:cs="Arial"/>
          <w:i/>
        </w:rPr>
        <w:t>premise</w:t>
      </w:r>
      <w:r>
        <w:rPr>
          <w:rFonts w:ascii="Arial" w:hAnsi="Arial" w:cs="Arial"/>
        </w:rPr>
        <w:noBreakHyphen/>
        <w:t xml:space="preserve">generated processes, </w:t>
      </w:r>
      <w:del w:id="3" w:author="Martin Fernandez  Antonio José" w:date="2024-04-04T13:35:00Z">
        <w:r w:rsidDel="00554D56">
          <w:rPr>
            <w:rFonts w:ascii="Arial" w:hAnsi="Arial" w:cs="Arial"/>
          </w:rPr>
          <w:delText xml:space="preserve">enhancing </w:delText>
        </w:r>
      </w:del>
      <w:ins w:id="4" w:author="Martin Fernandez  Antonio José" w:date="2024-04-04T13:35:00Z">
        <w:r w:rsidR="00554D56">
          <w:rPr>
            <w:rFonts w:ascii="Arial" w:hAnsi="Arial" w:cs="Arial"/>
          </w:rPr>
          <w:t>reinforcing</w:t>
        </w:r>
        <w:r w:rsidR="00554D56">
          <w:rPr>
            <w:rFonts w:ascii="Arial" w:hAnsi="Arial" w:cs="Arial"/>
          </w:rPr>
          <w:t xml:space="preserve"> </w:t>
        </w:r>
      </w:ins>
      <w:r>
        <w:rPr>
          <w:rFonts w:ascii="Arial" w:hAnsi="Arial" w:cs="Arial"/>
        </w:rPr>
        <w:t>transparency regarding the life cycle inventories employed in our work.</w:t>
      </w:r>
    </w:p>
    <w:p w14:paraId="5C5696C6" w14:textId="1440525A" w:rsidR="00B9099D" w:rsidRPr="00B9099D" w:rsidRDefault="00A4230E" w:rsidP="00ED5AD7">
      <w:pPr>
        <w:spacing w:before="120" w:after="120" w:line="264" w:lineRule="auto"/>
        <w:jc w:val="both"/>
        <w:rPr>
          <w:rFonts w:ascii="Arial" w:hAnsi="Arial" w:cs="Arial"/>
        </w:rPr>
      </w:pPr>
      <w:ins w:id="5" w:author="Martin Fernandez  Antonio José" w:date="2024-04-04T13:36:00Z">
        <w:r>
          <w:rPr>
            <w:rFonts w:ascii="Arial" w:hAnsi="Arial" w:cs="Arial"/>
          </w:rPr>
          <w:t xml:space="preserve"> </w:t>
        </w:r>
      </w:ins>
      <w:r w:rsidR="00646C14">
        <w:rPr>
          <w:rFonts w:ascii="Arial" w:hAnsi="Arial" w:cs="Arial"/>
        </w:rPr>
        <w:t>Furthermore, we have addressed concerns raised by Reviewer #2 regarding the interpretation of net CO</w:t>
      </w:r>
      <w:r w:rsidR="00646C14" w:rsidRPr="00C55ED8">
        <w:rPr>
          <w:rFonts w:ascii="Arial" w:hAnsi="Arial" w:cs="Arial"/>
          <w:vertAlign w:val="subscript"/>
        </w:rPr>
        <w:t>2</w:t>
      </w:r>
      <w:r w:rsidR="00646C14">
        <w:rPr>
          <w:rFonts w:ascii="Arial" w:hAnsi="Arial" w:cs="Arial"/>
        </w:rPr>
        <w:t xml:space="preserve"> capture through green methanol production routes using Direct Air Capture technology on a cradle</w:t>
      </w:r>
      <w:r w:rsidR="00646C14">
        <w:rPr>
          <w:rFonts w:ascii="Arial" w:hAnsi="Arial" w:cs="Arial"/>
        </w:rPr>
        <w:noBreakHyphen/>
        <w:t>to</w:t>
      </w:r>
      <w:r w:rsidR="00646C14">
        <w:rPr>
          <w:rFonts w:ascii="Arial" w:hAnsi="Arial" w:cs="Arial"/>
        </w:rPr>
        <w:noBreakHyphen/>
        <w:t>gate basis. We acknowledge the limitations of this approach and have provided a clearer discussion in the manuscript.</w:t>
      </w:r>
    </w:p>
    <w:p w14:paraId="217CC6FF" w14:textId="3D9C652B" w:rsidR="0026359C" w:rsidRDefault="00E34455" w:rsidP="00ED5AD7">
      <w:pPr>
        <w:spacing w:before="120" w:after="120" w:line="264" w:lineRule="auto"/>
        <w:jc w:val="both"/>
        <w:rPr>
          <w:rFonts w:ascii="Arial" w:hAnsi="Arial" w:cs="Arial"/>
        </w:rPr>
      </w:pPr>
      <w:r>
        <w:rPr>
          <w:rFonts w:ascii="Arial" w:hAnsi="Arial" w:cs="Arial"/>
        </w:rPr>
        <w:t xml:space="preserve">We </w:t>
      </w:r>
      <w:del w:id="6" w:author="Martin Fernandez  Antonio José" w:date="2024-04-04T13:36:00Z">
        <w:r w:rsidDel="00A4230E">
          <w:rPr>
            <w:rFonts w:ascii="Arial" w:hAnsi="Arial" w:cs="Arial"/>
          </w:rPr>
          <w:delText xml:space="preserve">trust </w:delText>
        </w:r>
      </w:del>
      <w:ins w:id="7" w:author="Martin Fernandez  Antonio José" w:date="2024-04-04T13:36:00Z">
        <w:r w:rsidR="00A4230E">
          <w:rPr>
            <w:rFonts w:ascii="Arial" w:hAnsi="Arial" w:cs="Arial"/>
          </w:rPr>
          <w:t>are convinced</w:t>
        </w:r>
        <w:r w:rsidR="00A4230E">
          <w:rPr>
            <w:rFonts w:ascii="Arial" w:hAnsi="Arial" w:cs="Arial"/>
          </w:rPr>
          <w:t xml:space="preserve"> </w:t>
        </w:r>
      </w:ins>
      <w:r>
        <w:rPr>
          <w:rFonts w:ascii="Arial" w:hAnsi="Arial" w:cs="Arial"/>
        </w:rPr>
        <w:t xml:space="preserve">that the revisions have further improved the clarity and depth of our study, </w:t>
      </w:r>
      <w:ins w:id="8" w:author="Martin Fernandez  Antonio José" w:date="2024-04-04T13:37:00Z">
        <w:r w:rsidR="00A4230E">
          <w:rPr>
            <w:rFonts w:ascii="Arial" w:hAnsi="Arial" w:cs="Arial"/>
          </w:rPr>
          <w:t xml:space="preserve">trusting they render </w:t>
        </w:r>
      </w:ins>
      <w:del w:id="9" w:author="Martin Fernandez  Antonio José" w:date="2024-04-04T13:37:00Z">
        <w:r w:rsidDel="00A4230E">
          <w:rPr>
            <w:rFonts w:ascii="Arial" w:hAnsi="Arial" w:cs="Arial"/>
          </w:rPr>
          <w:delText xml:space="preserve">rendering </w:delText>
        </w:r>
      </w:del>
      <w:r>
        <w:rPr>
          <w:rFonts w:ascii="Arial" w:hAnsi="Arial" w:cs="Arial"/>
        </w:rPr>
        <w:t xml:space="preserve">our manuscript suitable for publication in </w:t>
      </w:r>
      <w:r>
        <w:rPr>
          <w:rFonts w:ascii="Arial" w:hAnsi="Arial" w:cs="Arial"/>
          <w:i/>
        </w:rPr>
        <w:t>Green Chemistry</w:t>
      </w:r>
      <w:r>
        <w:rPr>
          <w:rFonts w:ascii="Arial" w:hAnsi="Arial" w:cs="Arial"/>
        </w:rPr>
        <w:t xml:space="preserve">. </w:t>
      </w:r>
      <w:del w:id="10" w:author="Martin Fernandez  Antonio José" w:date="2024-04-04T13:37:00Z">
        <w:r w:rsidDel="00A4230E">
          <w:rPr>
            <w:rFonts w:ascii="Arial" w:hAnsi="Arial" w:cs="Arial"/>
          </w:rPr>
          <w:delText>Attached, p</w:delText>
        </w:r>
      </w:del>
      <w:ins w:id="11" w:author="Martin Fernandez  Antonio José" w:date="2024-04-04T13:37:00Z">
        <w:r w:rsidR="00A4230E">
          <w:rPr>
            <w:rFonts w:ascii="Arial" w:hAnsi="Arial" w:cs="Arial"/>
          </w:rPr>
          <w:t>P</w:t>
        </w:r>
      </w:ins>
      <w:r>
        <w:rPr>
          <w:rFonts w:ascii="Arial" w:hAnsi="Arial" w:cs="Arial"/>
        </w:rPr>
        <w:t xml:space="preserve">lease find </w:t>
      </w:r>
      <w:ins w:id="12" w:author="Martin Fernandez  Antonio José" w:date="2024-04-04T13:37:00Z">
        <w:r w:rsidR="00A4230E">
          <w:rPr>
            <w:rFonts w:ascii="Arial" w:hAnsi="Arial" w:cs="Arial"/>
          </w:rPr>
          <w:t xml:space="preserve">attached </w:t>
        </w:r>
      </w:ins>
      <w:r>
        <w:rPr>
          <w:rFonts w:ascii="Arial" w:hAnsi="Arial" w:cs="Arial"/>
        </w:rPr>
        <w:t>the point</w:t>
      </w:r>
      <w:r>
        <w:rPr>
          <w:rFonts w:ascii="Arial" w:hAnsi="Arial" w:cs="Arial"/>
        </w:rPr>
        <w:noBreakHyphen/>
        <w:t>by</w:t>
      </w:r>
      <w:r>
        <w:rPr>
          <w:rFonts w:ascii="Arial" w:hAnsi="Arial" w:cs="Arial"/>
        </w:rPr>
        <w:noBreakHyphen/>
        <w:t>point responses to the Reviewer</w:t>
      </w:r>
      <w:ins w:id="13" w:author="Martin Fernandez  Antonio José" w:date="2024-04-04T13:37:00Z">
        <w:r w:rsidR="00A4230E">
          <w:rPr>
            <w:rFonts w:ascii="Arial" w:hAnsi="Arial" w:cs="Arial"/>
          </w:rPr>
          <w:t>s</w:t>
        </w:r>
      </w:ins>
      <w:del w:id="14" w:author="Martin Fernandez  Antonio José" w:date="2024-04-04T13:37:00Z">
        <w:r w:rsidDel="00A4230E">
          <w:rPr>
            <w:rFonts w:ascii="Arial" w:hAnsi="Arial" w:cs="Arial"/>
          </w:rPr>
          <w:delText>’s</w:delText>
        </w:r>
      </w:del>
      <w:ins w:id="15" w:author="Martin Fernandez  Antonio José" w:date="2024-04-04T13:37:00Z">
        <w:r w:rsidR="00A4230E">
          <w:rPr>
            <w:rFonts w:ascii="Arial" w:hAnsi="Arial" w:cs="Arial"/>
          </w:rPr>
          <w:t>’</w:t>
        </w:r>
      </w:ins>
      <w:r>
        <w:rPr>
          <w:rFonts w:ascii="Arial" w:hAnsi="Arial" w:cs="Arial"/>
        </w:rPr>
        <w:t xml:space="preserve"> comments, the revised manuscript, and electronic supplementary information, presented with and without </w:t>
      </w:r>
      <w:r w:rsidR="005878D3">
        <w:rPr>
          <w:rFonts w:ascii="Arial" w:hAnsi="Arial" w:cs="Arial"/>
        </w:rPr>
        <w:t>changes mark</w:t>
      </w:r>
      <w:r w:rsidR="005878D3">
        <w:rPr>
          <w:rFonts w:ascii="Arial" w:hAnsi="Arial" w:cs="Arial"/>
        </w:rPr>
        <w:noBreakHyphen/>
        <w:t>up</w:t>
      </w:r>
      <w:r w:rsidR="009962C1">
        <w:rPr>
          <w:rFonts w:ascii="Arial" w:hAnsi="Arial" w:cs="Arial"/>
        </w:rPr>
        <w:t>, along with the table of contents entry</w:t>
      </w:r>
      <w:r>
        <w:rPr>
          <w:rFonts w:ascii="Arial" w:hAnsi="Arial" w:cs="Arial"/>
        </w:rPr>
        <w:t>.</w:t>
      </w:r>
    </w:p>
    <w:p w14:paraId="47E65E32" w14:textId="4A5106C0" w:rsidR="0072423E" w:rsidRPr="001D7051" w:rsidRDefault="00DA4EF9" w:rsidP="00ED5AD7">
      <w:pPr>
        <w:spacing w:before="120" w:after="120" w:line="264" w:lineRule="auto"/>
        <w:jc w:val="both"/>
        <w:rPr>
          <w:rFonts w:ascii="Arial" w:hAnsi="Arial" w:cs="Arial"/>
        </w:rPr>
      </w:pPr>
      <w:r w:rsidRPr="001D7051">
        <w:rPr>
          <w:rFonts w:ascii="Arial" w:hAnsi="Arial" w:cs="Arial"/>
        </w:rPr>
        <w:t>W</w:t>
      </w:r>
      <w:r w:rsidR="0072423E" w:rsidRPr="001D7051">
        <w:rPr>
          <w:rFonts w:ascii="Arial" w:hAnsi="Arial" w:cs="Arial"/>
        </w:rPr>
        <w:t xml:space="preserve">e </w:t>
      </w:r>
      <w:r w:rsidR="008936CE">
        <w:rPr>
          <w:rFonts w:ascii="Arial" w:hAnsi="Arial" w:cs="Arial"/>
        </w:rPr>
        <w:t>sincerely thank you for your consideration and look forward to your response</w:t>
      </w:r>
      <w:r w:rsidR="0072423E" w:rsidRPr="001D7051">
        <w:rPr>
          <w:rFonts w:ascii="Arial" w:hAnsi="Arial" w:cs="Arial"/>
        </w:rPr>
        <w:t>.</w:t>
      </w:r>
    </w:p>
    <w:p w14:paraId="014EF5E1" w14:textId="1EBCB131" w:rsidR="00614C56" w:rsidRPr="001D7051" w:rsidRDefault="00DC1436" w:rsidP="00ED5AD7">
      <w:pPr>
        <w:spacing w:before="120" w:after="120" w:line="264" w:lineRule="auto"/>
        <w:jc w:val="both"/>
        <w:rPr>
          <w:rFonts w:ascii="Arial" w:hAnsi="Arial" w:cs="Arial"/>
        </w:rPr>
      </w:pPr>
      <w:r w:rsidRPr="001D7051">
        <w:rPr>
          <w:rFonts w:ascii="Arial" w:hAnsi="Arial" w:cs="Arial"/>
        </w:rPr>
        <w:t>Best wishes</w:t>
      </w:r>
      <w:r w:rsidR="00614C56" w:rsidRPr="001D7051">
        <w:rPr>
          <w:rFonts w:ascii="Arial" w:hAnsi="Arial" w:cs="Arial"/>
        </w:rPr>
        <w:t>,</w:t>
      </w:r>
    </w:p>
    <w:p w14:paraId="44075FFA" w14:textId="702AA751" w:rsidR="00254D94" w:rsidRDefault="006020B2" w:rsidP="00ED5AD7">
      <w:pPr>
        <w:pStyle w:val="BriefBeilagen"/>
        <w:spacing w:before="120" w:after="120" w:line="264" w:lineRule="auto"/>
        <w:rPr>
          <w:rFonts w:cs="Arial"/>
          <w:sz w:val="20"/>
        </w:rPr>
      </w:pPr>
      <w:r>
        <w:rPr>
          <w:rFonts w:asciiTheme="minorHAnsi" w:hAnsiTheme="minorHAnsi" w:cstheme="minorHAnsi"/>
          <w:noProof/>
          <w:sz w:val="22"/>
          <w:szCs w:val="22"/>
          <w:lang w:val="en-US"/>
        </w:rPr>
        <w:drawing>
          <wp:inline distT="0" distB="0" distL="0" distR="0" wp14:anchorId="2F61C26B" wp14:editId="546C3D3D">
            <wp:extent cx="1339888" cy="1004916"/>
            <wp:effectExtent l="0" t="0" r="0" b="0"/>
            <wp:docPr id="2" name="Picture 2"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ignature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4259" cy="1030694"/>
                    </a:xfrm>
                    <a:prstGeom prst="rect">
                      <a:avLst/>
                    </a:prstGeom>
                  </pic:spPr>
                </pic:pic>
              </a:graphicData>
            </a:graphic>
          </wp:inline>
        </w:drawing>
      </w:r>
    </w:p>
    <w:p w14:paraId="7C52C11D" w14:textId="588366B0" w:rsidR="00614C56" w:rsidRPr="001D7051" w:rsidRDefault="00614C56" w:rsidP="00ED5AD7">
      <w:pPr>
        <w:pStyle w:val="BriefBeilagen"/>
        <w:spacing w:before="120" w:after="120" w:line="264" w:lineRule="auto"/>
        <w:rPr>
          <w:rFonts w:cs="Arial"/>
          <w:noProof/>
          <w:sz w:val="20"/>
        </w:rPr>
      </w:pPr>
      <w:r w:rsidRPr="001D7051">
        <w:rPr>
          <w:rFonts w:cs="Arial"/>
          <w:sz w:val="20"/>
        </w:rPr>
        <w:t>Prof. Dr. Gonzalo Guillén</w:t>
      </w:r>
      <w:r w:rsidR="00613EF6" w:rsidRPr="001D7051">
        <w:rPr>
          <w:rFonts w:cs="Arial"/>
          <w:sz w:val="20"/>
        </w:rPr>
        <w:noBreakHyphen/>
      </w:r>
      <w:r w:rsidRPr="001D7051">
        <w:rPr>
          <w:rFonts w:cs="Arial"/>
          <w:sz w:val="20"/>
        </w:rPr>
        <w:t>Gosálbez on behalf of all the co</w:t>
      </w:r>
      <w:r w:rsidR="00613EF6" w:rsidRPr="001D7051">
        <w:rPr>
          <w:rFonts w:cs="Arial"/>
          <w:sz w:val="20"/>
        </w:rPr>
        <w:noBreakHyphen/>
      </w:r>
      <w:r w:rsidRPr="001D7051">
        <w:rPr>
          <w:rFonts w:cs="Arial"/>
          <w:sz w:val="20"/>
        </w:rPr>
        <w:t>authors.</w:t>
      </w:r>
      <w:bookmarkEnd w:id="0"/>
    </w:p>
    <w:sectPr w:rsidR="00614C56" w:rsidRPr="001D7051" w:rsidSect="00E1256B">
      <w:footerReference w:type="default" r:id="rId9"/>
      <w:headerReference w:type="first" r:id="rId10"/>
      <w:footerReference w:type="first" r:id="rId11"/>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9B365" w14:textId="77777777" w:rsidR="005063FC" w:rsidRDefault="005063FC">
      <w:r>
        <w:separator/>
      </w:r>
    </w:p>
  </w:endnote>
  <w:endnote w:type="continuationSeparator" w:id="0">
    <w:p w14:paraId="46B1101C" w14:textId="77777777" w:rsidR="005063FC" w:rsidRDefault="00506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orbel"/>
    <w:panose1 w:val="02000403040000020004"/>
    <w:charset w:val="00"/>
    <w:family w:val="auto"/>
    <w:pitch w:val="variable"/>
    <w:sig w:usb0="800000A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0122B" w14:textId="77777777" w:rsidR="005063FC" w:rsidRDefault="005063FC">
      <w:r>
        <w:separator/>
      </w:r>
    </w:p>
  </w:footnote>
  <w:footnote w:type="continuationSeparator" w:id="0">
    <w:p w14:paraId="147FACDA" w14:textId="77777777" w:rsidR="005063FC" w:rsidRDefault="00506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4FE"/>
    <w:multiLevelType w:val="hybridMultilevel"/>
    <w:tmpl w:val="DAE87A78"/>
    <w:lvl w:ilvl="0" w:tplc="8F1CA48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7C0D418D"/>
    <w:multiLevelType w:val="hybridMultilevel"/>
    <w:tmpl w:val="B3F6695C"/>
    <w:lvl w:ilvl="0" w:tplc="F3CC64DC">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71578683">
    <w:abstractNumId w:val="1"/>
  </w:num>
  <w:num w:numId="2" w16cid:durableId="73481290">
    <w:abstractNumId w:val="0"/>
  </w:num>
  <w:num w:numId="3" w16cid:durableId="3398195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tin Fernandez  Antonio José">
    <w15:presenceInfo w15:providerId="AD" w15:userId="S::maantoni@ethz.ch::e34b8c64-7386-4c87-9b46-9a39c3cfb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ocumentProtection w:edit="trackedChanges" w:enforcement="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NKsFAGjCjcktAAAA"/>
  </w:docVars>
  <w:rsids>
    <w:rsidRoot w:val="00614C56"/>
    <w:rsid w:val="000007F8"/>
    <w:rsid w:val="0000080F"/>
    <w:rsid w:val="00002EDA"/>
    <w:rsid w:val="00007ACF"/>
    <w:rsid w:val="00013301"/>
    <w:rsid w:val="0001435A"/>
    <w:rsid w:val="00016C44"/>
    <w:rsid w:val="00022D55"/>
    <w:rsid w:val="00025445"/>
    <w:rsid w:val="00025BBF"/>
    <w:rsid w:val="00031C04"/>
    <w:rsid w:val="000330EA"/>
    <w:rsid w:val="00034865"/>
    <w:rsid w:val="00037FBB"/>
    <w:rsid w:val="00042BFF"/>
    <w:rsid w:val="00045766"/>
    <w:rsid w:val="00047795"/>
    <w:rsid w:val="00070905"/>
    <w:rsid w:val="0007322E"/>
    <w:rsid w:val="000750D4"/>
    <w:rsid w:val="000754F8"/>
    <w:rsid w:val="00076405"/>
    <w:rsid w:val="00095478"/>
    <w:rsid w:val="00096EBD"/>
    <w:rsid w:val="000A67E6"/>
    <w:rsid w:val="000B0897"/>
    <w:rsid w:val="000C45B4"/>
    <w:rsid w:val="000C4BFA"/>
    <w:rsid w:val="000D0C75"/>
    <w:rsid w:val="000D3B86"/>
    <w:rsid w:val="000D4EFB"/>
    <w:rsid w:val="000E28B6"/>
    <w:rsid w:val="000E5783"/>
    <w:rsid w:val="000E5D00"/>
    <w:rsid w:val="000F05EA"/>
    <w:rsid w:val="000F1DDA"/>
    <w:rsid w:val="000F6837"/>
    <w:rsid w:val="00102A51"/>
    <w:rsid w:val="00112167"/>
    <w:rsid w:val="00113078"/>
    <w:rsid w:val="00113FF6"/>
    <w:rsid w:val="0012243C"/>
    <w:rsid w:val="0012600A"/>
    <w:rsid w:val="001326F2"/>
    <w:rsid w:val="00132B0C"/>
    <w:rsid w:val="00135DEA"/>
    <w:rsid w:val="00137BAC"/>
    <w:rsid w:val="0014285C"/>
    <w:rsid w:val="00143A9A"/>
    <w:rsid w:val="00146701"/>
    <w:rsid w:val="0015069D"/>
    <w:rsid w:val="00154206"/>
    <w:rsid w:val="0016146F"/>
    <w:rsid w:val="00164986"/>
    <w:rsid w:val="00166BAD"/>
    <w:rsid w:val="00167719"/>
    <w:rsid w:val="0017279E"/>
    <w:rsid w:val="001758DB"/>
    <w:rsid w:val="00176818"/>
    <w:rsid w:val="0018327D"/>
    <w:rsid w:val="001874C0"/>
    <w:rsid w:val="00192695"/>
    <w:rsid w:val="00192737"/>
    <w:rsid w:val="00197872"/>
    <w:rsid w:val="001B11A9"/>
    <w:rsid w:val="001B48C4"/>
    <w:rsid w:val="001B491D"/>
    <w:rsid w:val="001C3019"/>
    <w:rsid w:val="001C483B"/>
    <w:rsid w:val="001D5935"/>
    <w:rsid w:val="001D7051"/>
    <w:rsid w:val="001F2372"/>
    <w:rsid w:val="001F416E"/>
    <w:rsid w:val="001F6CE2"/>
    <w:rsid w:val="001F72EA"/>
    <w:rsid w:val="001F769C"/>
    <w:rsid w:val="002020B0"/>
    <w:rsid w:val="00206E57"/>
    <w:rsid w:val="00212AF6"/>
    <w:rsid w:val="00215DD0"/>
    <w:rsid w:val="00225479"/>
    <w:rsid w:val="002268E3"/>
    <w:rsid w:val="00233E54"/>
    <w:rsid w:val="00242378"/>
    <w:rsid w:val="002511E6"/>
    <w:rsid w:val="002516F7"/>
    <w:rsid w:val="00252144"/>
    <w:rsid w:val="0025287C"/>
    <w:rsid w:val="00254D94"/>
    <w:rsid w:val="00263227"/>
    <w:rsid w:val="0026359C"/>
    <w:rsid w:val="00265A05"/>
    <w:rsid w:val="00271E9D"/>
    <w:rsid w:val="00275CC1"/>
    <w:rsid w:val="00277CE5"/>
    <w:rsid w:val="00290375"/>
    <w:rsid w:val="00293D62"/>
    <w:rsid w:val="00294584"/>
    <w:rsid w:val="00295062"/>
    <w:rsid w:val="002A5DD0"/>
    <w:rsid w:val="002A752B"/>
    <w:rsid w:val="002A77C3"/>
    <w:rsid w:val="002B1A62"/>
    <w:rsid w:val="002B370E"/>
    <w:rsid w:val="002B7FBF"/>
    <w:rsid w:val="002C1A6A"/>
    <w:rsid w:val="002C38BF"/>
    <w:rsid w:val="002F71BF"/>
    <w:rsid w:val="00302D58"/>
    <w:rsid w:val="00305438"/>
    <w:rsid w:val="00306D46"/>
    <w:rsid w:val="0031544F"/>
    <w:rsid w:val="00316279"/>
    <w:rsid w:val="00320972"/>
    <w:rsid w:val="00321538"/>
    <w:rsid w:val="00324CA8"/>
    <w:rsid w:val="0032518B"/>
    <w:rsid w:val="0033225C"/>
    <w:rsid w:val="00333CA5"/>
    <w:rsid w:val="00341C11"/>
    <w:rsid w:val="00342137"/>
    <w:rsid w:val="0034367D"/>
    <w:rsid w:val="003444CE"/>
    <w:rsid w:val="00346F55"/>
    <w:rsid w:val="00353AC8"/>
    <w:rsid w:val="00355A40"/>
    <w:rsid w:val="003604C3"/>
    <w:rsid w:val="003650AE"/>
    <w:rsid w:val="00367E0C"/>
    <w:rsid w:val="00370830"/>
    <w:rsid w:val="00380607"/>
    <w:rsid w:val="00385F94"/>
    <w:rsid w:val="00387C97"/>
    <w:rsid w:val="00387CAC"/>
    <w:rsid w:val="00390ED3"/>
    <w:rsid w:val="0039626F"/>
    <w:rsid w:val="003A019D"/>
    <w:rsid w:val="003A69A0"/>
    <w:rsid w:val="003B2486"/>
    <w:rsid w:val="003B424F"/>
    <w:rsid w:val="003C7AFD"/>
    <w:rsid w:val="003D076C"/>
    <w:rsid w:val="003D5A97"/>
    <w:rsid w:val="003D755C"/>
    <w:rsid w:val="003E647D"/>
    <w:rsid w:val="003F5B24"/>
    <w:rsid w:val="00402679"/>
    <w:rsid w:val="004071AD"/>
    <w:rsid w:val="00407A5A"/>
    <w:rsid w:val="00413A37"/>
    <w:rsid w:val="00414B0A"/>
    <w:rsid w:val="004214E2"/>
    <w:rsid w:val="00426186"/>
    <w:rsid w:val="004272FC"/>
    <w:rsid w:val="00427B38"/>
    <w:rsid w:val="0043233C"/>
    <w:rsid w:val="004327B3"/>
    <w:rsid w:val="00452198"/>
    <w:rsid w:val="00452C9E"/>
    <w:rsid w:val="004541E0"/>
    <w:rsid w:val="00463F58"/>
    <w:rsid w:val="0047382D"/>
    <w:rsid w:val="00475983"/>
    <w:rsid w:val="0047763B"/>
    <w:rsid w:val="0049004A"/>
    <w:rsid w:val="0049555A"/>
    <w:rsid w:val="004958D6"/>
    <w:rsid w:val="004A1890"/>
    <w:rsid w:val="004A5F00"/>
    <w:rsid w:val="004B5ECA"/>
    <w:rsid w:val="004B6334"/>
    <w:rsid w:val="004B7E63"/>
    <w:rsid w:val="004C0288"/>
    <w:rsid w:val="004C2586"/>
    <w:rsid w:val="004D0233"/>
    <w:rsid w:val="004D6403"/>
    <w:rsid w:val="004E120F"/>
    <w:rsid w:val="004E746E"/>
    <w:rsid w:val="005063FC"/>
    <w:rsid w:val="00524C6D"/>
    <w:rsid w:val="00527CB8"/>
    <w:rsid w:val="0053429C"/>
    <w:rsid w:val="00537984"/>
    <w:rsid w:val="005402C3"/>
    <w:rsid w:val="00540CCA"/>
    <w:rsid w:val="005437BA"/>
    <w:rsid w:val="00543ACC"/>
    <w:rsid w:val="0054519D"/>
    <w:rsid w:val="00552A74"/>
    <w:rsid w:val="005534A9"/>
    <w:rsid w:val="00554819"/>
    <w:rsid w:val="00554D56"/>
    <w:rsid w:val="00560C7F"/>
    <w:rsid w:val="005636AB"/>
    <w:rsid w:val="00563EC6"/>
    <w:rsid w:val="005671A2"/>
    <w:rsid w:val="0056749A"/>
    <w:rsid w:val="00576EF2"/>
    <w:rsid w:val="0057717D"/>
    <w:rsid w:val="00581B2E"/>
    <w:rsid w:val="0058633D"/>
    <w:rsid w:val="005878D3"/>
    <w:rsid w:val="0059131F"/>
    <w:rsid w:val="00592501"/>
    <w:rsid w:val="00596ADB"/>
    <w:rsid w:val="005A20B1"/>
    <w:rsid w:val="005A2190"/>
    <w:rsid w:val="005A4D6A"/>
    <w:rsid w:val="005A5201"/>
    <w:rsid w:val="005A6F4B"/>
    <w:rsid w:val="005B641E"/>
    <w:rsid w:val="005C0A15"/>
    <w:rsid w:val="005C319B"/>
    <w:rsid w:val="005D242D"/>
    <w:rsid w:val="005D6EEC"/>
    <w:rsid w:val="005E1916"/>
    <w:rsid w:val="005E6009"/>
    <w:rsid w:val="005F13BA"/>
    <w:rsid w:val="005F3AF3"/>
    <w:rsid w:val="005F7572"/>
    <w:rsid w:val="006020B2"/>
    <w:rsid w:val="0060544F"/>
    <w:rsid w:val="00605E07"/>
    <w:rsid w:val="006069E7"/>
    <w:rsid w:val="0061346C"/>
    <w:rsid w:val="00613EF6"/>
    <w:rsid w:val="00614C56"/>
    <w:rsid w:val="00617485"/>
    <w:rsid w:val="00622A1E"/>
    <w:rsid w:val="00623CB4"/>
    <w:rsid w:val="00626A8A"/>
    <w:rsid w:val="006278DE"/>
    <w:rsid w:val="00630FA3"/>
    <w:rsid w:val="00631595"/>
    <w:rsid w:val="00631926"/>
    <w:rsid w:val="00631CBE"/>
    <w:rsid w:val="00641F67"/>
    <w:rsid w:val="00643E18"/>
    <w:rsid w:val="0064473A"/>
    <w:rsid w:val="00646C14"/>
    <w:rsid w:val="0065101B"/>
    <w:rsid w:val="00656652"/>
    <w:rsid w:val="00661DD3"/>
    <w:rsid w:val="00666F22"/>
    <w:rsid w:val="0067416A"/>
    <w:rsid w:val="006842E1"/>
    <w:rsid w:val="00685162"/>
    <w:rsid w:val="00693009"/>
    <w:rsid w:val="006A20AB"/>
    <w:rsid w:val="006A2EE7"/>
    <w:rsid w:val="006B116C"/>
    <w:rsid w:val="006B1589"/>
    <w:rsid w:val="006B1A0B"/>
    <w:rsid w:val="006B45B3"/>
    <w:rsid w:val="006C3C00"/>
    <w:rsid w:val="006C6802"/>
    <w:rsid w:val="006D3DFF"/>
    <w:rsid w:val="006E6A8B"/>
    <w:rsid w:val="00700C7D"/>
    <w:rsid w:val="007015FE"/>
    <w:rsid w:val="00706A24"/>
    <w:rsid w:val="00707FD6"/>
    <w:rsid w:val="00711EB6"/>
    <w:rsid w:val="00713BB7"/>
    <w:rsid w:val="0072110A"/>
    <w:rsid w:val="00723F31"/>
    <w:rsid w:val="0072423E"/>
    <w:rsid w:val="00730F97"/>
    <w:rsid w:val="007320AC"/>
    <w:rsid w:val="00734D6F"/>
    <w:rsid w:val="00734F73"/>
    <w:rsid w:val="007376FC"/>
    <w:rsid w:val="00740883"/>
    <w:rsid w:val="0075256D"/>
    <w:rsid w:val="00763774"/>
    <w:rsid w:val="00764B59"/>
    <w:rsid w:val="007756EB"/>
    <w:rsid w:val="00796DFB"/>
    <w:rsid w:val="007A2AFD"/>
    <w:rsid w:val="007A5D32"/>
    <w:rsid w:val="007B1F23"/>
    <w:rsid w:val="007C7616"/>
    <w:rsid w:val="007D5AD9"/>
    <w:rsid w:val="007E05FB"/>
    <w:rsid w:val="007E4217"/>
    <w:rsid w:val="007F43A1"/>
    <w:rsid w:val="007F4458"/>
    <w:rsid w:val="007F7CCF"/>
    <w:rsid w:val="00810006"/>
    <w:rsid w:val="0081065D"/>
    <w:rsid w:val="008206D6"/>
    <w:rsid w:val="008365F5"/>
    <w:rsid w:val="00840F86"/>
    <w:rsid w:val="008519AF"/>
    <w:rsid w:val="00851C29"/>
    <w:rsid w:val="00854F20"/>
    <w:rsid w:val="008561AB"/>
    <w:rsid w:val="00861BBC"/>
    <w:rsid w:val="0086297E"/>
    <w:rsid w:val="00863310"/>
    <w:rsid w:val="0086438B"/>
    <w:rsid w:val="00867AB7"/>
    <w:rsid w:val="008718F3"/>
    <w:rsid w:val="008732EF"/>
    <w:rsid w:val="00880370"/>
    <w:rsid w:val="0088623D"/>
    <w:rsid w:val="008936CE"/>
    <w:rsid w:val="008968E4"/>
    <w:rsid w:val="008A320A"/>
    <w:rsid w:val="008A7FBD"/>
    <w:rsid w:val="008B1811"/>
    <w:rsid w:val="008B3AFF"/>
    <w:rsid w:val="008C0F7E"/>
    <w:rsid w:val="008C2038"/>
    <w:rsid w:val="008C4F6B"/>
    <w:rsid w:val="008D43BC"/>
    <w:rsid w:val="008D50ED"/>
    <w:rsid w:val="008E2944"/>
    <w:rsid w:val="008E5CD9"/>
    <w:rsid w:val="008E7305"/>
    <w:rsid w:val="008E7D29"/>
    <w:rsid w:val="008F2374"/>
    <w:rsid w:val="008F2E58"/>
    <w:rsid w:val="008F3E87"/>
    <w:rsid w:val="0090138E"/>
    <w:rsid w:val="009013D2"/>
    <w:rsid w:val="0090751B"/>
    <w:rsid w:val="00912AFF"/>
    <w:rsid w:val="00915EE6"/>
    <w:rsid w:val="00917B42"/>
    <w:rsid w:val="00920A29"/>
    <w:rsid w:val="009263AE"/>
    <w:rsid w:val="00931E1D"/>
    <w:rsid w:val="00934B74"/>
    <w:rsid w:val="00954462"/>
    <w:rsid w:val="00956A75"/>
    <w:rsid w:val="00962F97"/>
    <w:rsid w:val="009770D1"/>
    <w:rsid w:val="00984276"/>
    <w:rsid w:val="009847E8"/>
    <w:rsid w:val="00986FA9"/>
    <w:rsid w:val="0098771B"/>
    <w:rsid w:val="00990664"/>
    <w:rsid w:val="00991BFF"/>
    <w:rsid w:val="009962C1"/>
    <w:rsid w:val="0099744D"/>
    <w:rsid w:val="009A34AD"/>
    <w:rsid w:val="009A6471"/>
    <w:rsid w:val="009A74A4"/>
    <w:rsid w:val="009A7D14"/>
    <w:rsid w:val="009B459B"/>
    <w:rsid w:val="009B7914"/>
    <w:rsid w:val="009C580F"/>
    <w:rsid w:val="009C62D8"/>
    <w:rsid w:val="009D76BD"/>
    <w:rsid w:val="009D7FDA"/>
    <w:rsid w:val="009E13D5"/>
    <w:rsid w:val="009E4B79"/>
    <w:rsid w:val="009F42A9"/>
    <w:rsid w:val="009F5CA8"/>
    <w:rsid w:val="009F7E0E"/>
    <w:rsid w:val="00A01C58"/>
    <w:rsid w:val="00A0217A"/>
    <w:rsid w:val="00A02446"/>
    <w:rsid w:val="00A04B7A"/>
    <w:rsid w:val="00A17F75"/>
    <w:rsid w:val="00A229D0"/>
    <w:rsid w:val="00A3153D"/>
    <w:rsid w:val="00A35D2E"/>
    <w:rsid w:val="00A41641"/>
    <w:rsid w:val="00A4230E"/>
    <w:rsid w:val="00A424B1"/>
    <w:rsid w:val="00A444C3"/>
    <w:rsid w:val="00A4450E"/>
    <w:rsid w:val="00A471A5"/>
    <w:rsid w:val="00A47DE4"/>
    <w:rsid w:val="00A65F92"/>
    <w:rsid w:val="00A7077B"/>
    <w:rsid w:val="00A734EB"/>
    <w:rsid w:val="00A918FC"/>
    <w:rsid w:val="00AA190F"/>
    <w:rsid w:val="00AA7E8A"/>
    <w:rsid w:val="00AB3714"/>
    <w:rsid w:val="00AB624D"/>
    <w:rsid w:val="00AB7C5C"/>
    <w:rsid w:val="00AC548F"/>
    <w:rsid w:val="00AD1EF0"/>
    <w:rsid w:val="00AD2F08"/>
    <w:rsid w:val="00AD4AC5"/>
    <w:rsid w:val="00AD63AB"/>
    <w:rsid w:val="00AE4211"/>
    <w:rsid w:val="00AF0C0F"/>
    <w:rsid w:val="00AF47BD"/>
    <w:rsid w:val="00B01703"/>
    <w:rsid w:val="00B07683"/>
    <w:rsid w:val="00B13A3E"/>
    <w:rsid w:val="00B144DE"/>
    <w:rsid w:val="00B151E9"/>
    <w:rsid w:val="00B16AC4"/>
    <w:rsid w:val="00B20213"/>
    <w:rsid w:val="00B23ACF"/>
    <w:rsid w:val="00B25571"/>
    <w:rsid w:val="00B25E4C"/>
    <w:rsid w:val="00B46CEF"/>
    <w:rsid w:val="00B55532"/>
    <w:rsid w:val="00B5562A"/>
    <w:rsid w:val="00B622CE"/>
    <w:rsid w:val="00B66DAB"/>
    <w:rsid w:val="00B71E54"/>
    <w:rsid w:val="00B74566"/>
    <w:rsid w:val="00B75805"/>
    <w:rsid w:val="00B8491D"/>
    <w:rsid w:val="00B86190"/>
    <w:rsid w:val="00B9099D"/>
    <w:rsid w:val="00B90A7E"/>
    <w:rsid w:val="00B92995"/>
    <w:rsid w:val="00BA24EF"/>
    <w:rsid w:val="00BA75CB"/>
    <w:rsid w:val="00BB088A"/>
    <w:rsid w:val="00BC4F54"/>
    <w:rsid w:val="00BC6FE8"/>
    <w:rsid w:val="00BD157E"/>
    <w:rsid w:val="00BD77FF"/>
    <w:rsid w:val="00BE33F3"/>
    <w:rsid w:val="00BE5713"/>
    <w:rsid w:val="00C047B6"/>
    <w:rsid w:val="00C119BB"/>
    <w:rsid w:val="00C16667"/>
    <w:rsid w:val="00C27DDF"/>
    <w:rsid w:val="00C414CD"/>
    <w:rsid w:val="00C55ED8"/>
    <w:rsid w:val="00C56670"/>
    <w:rsid w:val="00C64C18"/>
    <w:rsid w:val="00C64DDD"/>
    <w:rsid w:val="00C65503"/>
    <w:rsid w:val="00C67C27"/>
    <w:rsid w:val="00C8098C"/>
    <w:rsid w:val="00C87A72"/>
    <w:rsid w:val="00C87D6E"/>
    <w:rsid w:val="00C90FBF"/>
    <w:rsid w:val="00C964C3"/>
    <w:rsid w:val="00CA2C23"/>
    <w:rsid w:val="00CB0305"/>
    <w:rsid w:val="00CB53A6"/>
    <w:rsid w:val="00CB61F4"/>
    <w:rsid w:val="00CB62F8"/>
    <w:rsid w:val="00CB656C"/>
    <w:rsid w:val="00CB6DEB"/>
    <w:rsid w:val="00CC0DD5"/>
    <w:rsid w:val="00CD4232"/>
    <w:rsid w:val="00CF579D"/>
    <w:rsid w:val="00CF5EA7"/>
    <w:rsid w:val="00D06D69"/>
    <w:rsid w:val="00D22FE8"/>
    <w:rsid w:val="00D254AC"/>
    <w:rsid w:val="00D307DD"/>
    <w:rsid w:val="00D3488C"/>
    <w:rsid w:val="00D37431"/>
    <w:rsid w:val="00D3777B"/>
    <w:rsid w:val="00D41F9C"/>
    <w:rsid w:val="00D42663"/>
    <w:rsid w:val="00D4642C"/>
    <w:rsid w:val="00D503A4"/>
    <w:rsid w:val="00D74F51"/>
    <w:rsid w:val="00D821BB"/>
    <w:rsid w:val="00D975DD"/>
    <w:rsid w:val="00DA4EF9"/>
    <w:rsid w:val="00DA5A77"/>
    <w:rsid w:val="00DA668C"/>
    <w:rsid w:val="00DB0358"/>
    <w:rsid w:val="00DB34AB"/>
    <w:rsid w:val="00DB4943"/>
    <w:rsid w:val="00DB5485"/>
    <w:rsid w:val="00DC0FF6"/>
    <w:rsid w:val="00DC1436"/>
    <w:rsid w:val="00DD310A"/>
    <w:rsid w:val="00DD5491"/>
    <w:rsid w:val="00DE0986"/>
    <w:rsid w:val="00DE75F6"/>
    <w:rsid w:val="00DE7F36"/>
    <w:rsid w:val="00DF3117"/>
    <w:rsid w:val="00E007AC"/>
    <w:rsid w:val="00E030FC"/>
    <w:rsid w:val="00E03DA0"/>
    <w:rsid w:val="00E06B90"/>
    <w:rsid w:val="00E10DE3"/>
    <w:rsid w:val="00E1256B"/>
    <w:rsid w:val="00E21178"/>
    <w:rsid w:val="00E27746"/>
    <w:rsid w:val="00E30F28"/>
    <w:rsid w:val="00E34455"/>
    <w:rsid w:val="00E34491"/>
    <w:rsid w:val="00E370B0"/>
    <w:rsid w:val="00E411C9"/>
    <w:rsid w:val="00E42796"/>
    <w:rsid w:val="00E47DD9"/>
    <w:rsid w:val="00E523C5"/>
    <w:rsid w:val="00E660D9"/>
    <w:rsid w:val="00E773C9"/>
    <w:rsid w:val="00E77B64"/>
    <w:rsid w:val="00E94719"/>
    <w:rsid w:val="00EA0171"/>
    <w:rsid w:val="00EA237E"/>
    <w:rsid w:val="00EA4F98"/>
    <w:rsid w:val="00EA7BB7"/>
    <w:rsid w:val="00EB2B19"/>
    <w:rsid w:val="00EC3447"/>
    <w:rsid w:val="00ED205A"/>
    <w:rsid w:val="00ED5AD7"/>
    <w:rsid w:val="00EE405B"/>
    <w:rsid w:val="00EF32AE"/>
    <w:rsid w:val="00EF5FDB"/>
    <w:rsid w:val="00F02498"/>
    <w:rsid w:val="00F12978"/>
    <w:rsid w:val="00F20A5D"/>
    <w:rsid w:val="00F23F14"/>
    <w:rsid w:val="00F30D78"/>
    <w:rsid w:val="00F37906"/>
    <w:rsid w:val="00F429C0"/>
    <w:rsid w:val="00F42CD3"/>
    <w:rsid w:val="00F44CBC"/>
    <w:rsid w:val="00F44F06"/>
    <w:rsid w:val="00F51A1F"/>
    <w:rsid w:val="00F65BA0"/>
    <w:rsid w:val="00F77E4D"/>
    <w:rsid w:val="00F804D9"/>
    <w:rsid w:val="00F86BEE"/>
    <w:rsid w:val="00F87B95"/>
    <w:rsid w:val="00F92969"/>
    <w:rsid w:val="00FA0D0F"/>
    <w:rsid w:val="00FA1A59"/>
    <w:rsid w:val="00FA47BE"/>
    <w:rsid w:val="00FA69DE"/>
    <w:rsid w:val="00FC515A"/>
    <w:rsid w:val="00FC5B7E"/>
    <w:rsid w:val="00FD0C2C"/>
    <w:rsid w:val="00FD752F"/>
    <w:rsid w:val="00FE665A"/>
    <w:rsid w:val="00FE6BB6"/>
    <w:rsid w:val="00FF2D9D"/>
    <w:rsid w:val="00FF61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047D717"/>
  <w14:defaultImageDpi w14:val="3276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8718F3"/>
    <w:rPr>
      <w:sz w:val="16"/>
      <w:szCs w:val="16"/>
    </w:rPr>
  </w:style>
  <w:style w:type="paragraph" w:styleId="CommentText">
    <w:name w:val="annotation text"/>
    <w:basedOn w:val="Normal"/>
    <w:link w:val="CommentTextChar"/>
    <w:uiPriority w:val="99"/>
    <w:unhideWhenUsed/>
    <w:rsid w:val="008718F3"/>
  </w:style>
  <w:style w:type="character" w:customStyle="1" w:styleId="CommentTextChar">
    <w:name w:val="Comment Text Char"/>
    <w:basedOn w:val="DefaultParagraphFont"/>
    <w:link w:val="CommentText"/>
    <w:uiPriority w:val="99"/>
    <w:rsid w:val="008718F3"/>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718F3"/>
    <w:rPr>
      <w:b/>
      <w:bCs/>
    </w:rPr>
  </w:style>
  <w:style w:type="character" w:customStyle="1" w:styleId="CommentSubjectChar">
    <w:name w:val="Comment Subject Char"/>
    <w:basedOn w:val="CommentTextChar"/>
    <w:link w:val="CommentSubject"/>
    <w:uiPriority w:val="99"/>
    <w:semiHidden/>
    <w:rsid w:val="008718F3"/>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44D21-4B51-4DAA-A060-5CFAF35ED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Martin Fernandez  Antonio José</cp:lastModifiedBy>
  <cp:revision>4</cp:revision>
  <cp:lastPrinted>2024-03-12T15:00:00Z</cp:lastPrinted>
  <dcterms:created xsi:type="dcterms:W3CDTF">2024-04-04T11:35:00Z</dcterms:created>
  <dcterms:modified xsi:type="dcterms:W3CDTF">2024-04-04T11:38:00Z</dcterms:modified>
</cp:coreProperties>
</file>