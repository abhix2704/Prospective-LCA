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1BB332" w14:textId="77777777" w:rsidR="009B2FA2" w:rsidRPr="00BB5E65" w:rsidRDefault="009B2FA2" w:rsidP="00362878">
      <w:pPr>
        <w:spacing w:after="0" w:line="336" w:lineRule="auto"/>
        <w:jc w:val="both"/>
        <w:rPr>
          <w:rFonts w:cstheme="minorHAnsi"/>
          <w:b/>
          <w:bCs/>
          <w:sz w:val="18"/>
          <w:szCs w:val="18"/>
        </w:rPr>
      </w:pPr>
      <w:bookmarkStart w:id="0" w:name="_Hlk136333780"/>
      <w:r w:rsidRPr="00BB5E65">
        <w:rPr>
          <w:rFonts w:cstheme="minorHAnsi"/>
          <w:b/>
          <w:bCs/>
          <w:sz w:val="18"/>
          <w:szCs w:val="18"/>
        </w:rPr>
        <w:t xml:space="preserve">Response to Reviewers for </w:t>
      </w:r>
      <w:r w:rsidR="00310F51" w:rsidRPr="00BB5E65">
        <w:rPr>
          <w:rFonts w:cstheme="minorHAnsi"/>
          <w:b/>
          <w:color w:val="212121"/>
          <w:sz w:val="18"/>
          <w:szCs w:val="18"/>
          <w:shd w:val="clear" w:color="auto" w:fill="FFFFFF"/>
        </w:rPr>
        <w:t>GC-ART-01-2024-000392</w:t>
      </w:r>
    </w:p>
    <w:p w14:paraId="0AB679D5" w14:textId="77777777" w:rsidR="009B2FA2" w:rsidRPr="00BB5E65" w:rsidRDefault="009B2FA2" w:rsidP="00362878">
      <w:pPr>
        <w:spacing w:line="288" w:lineRule="auto"/>
        <w:jc w:val="both"/>
        <w:rPr>
          <w:rFonts w:cstheme="minorHAnsi"/>
          <w:b/>
          <w:bCs/>
          <w:sz w:val="18"/>
          <w:szCs w:val="18"/>
        </w:rPr>
      </w:pPr>
      <w:r w:rsidRPr="00BB5E65">
        <w:rPr>
          <w:rFonts w:cstheme="minorHAnsi"/>
          <w:sz w:val="18"/>
          <w:szCs w:val="18"/>
        </w:rPr>
        <w:t xml:space="preserve">Comments in </w:t>
      </w:r>
      <w:r w:rsidRPr="00BB5E65">
        <w:rPr>
          <w:rFonts w:cstheme="minorHAnsi"/>
          <w:color w:val="0000FF"/>
          <w:sz w:val="18"/>
          <w:szCs w:val="18"/>
        </w:rPr>
        <w:t>blue</w:t>
      </w:r>
      <w:r w:rsidRPr="00BB5E65">
        <w:rPr>
          <w:rFonts w:cstheme="minorHAnsi"/>
          <w:sz w:val="18"/>
          <w:szCs w:val="18"/>
        </w:rPr>
        <w:t xml:space="preserve">, replies in black, and actions in </w:t>
      </w:r>
      <w:r w:rsidRPr="00BB5E65">
        <w:rPr>
          <w:rFonts w:cstheme="minorHAnsi"/>
          <w:b/>
          <w:sz w:val="18"/>
          <w:szCs w:val="18"/>
        </w:rPr>
        <w:t xml:space="preserve">bold. </w:t>
      </w:r>
      <w:r w:rsidRPr="00BB5E65">
        <w:rPr>
          <w:rFonts w:cstheme="minorHAnsi"/>
          <w:bCs/>
          <w:sz w:val="18"/>
          <w:szCs w:val="18"/>
        </w:rPr>
        <w:t>Page and line numbers refer to the main article with highlighted changes.</w:t>
      </w:r>
    </w:p>
    <w:p w14:paraId="156C8CBD" w14:textId="77777777" w:rsidR="009B2FA2" w:rsidRPr="00BB5E65" w:rsidRDefault="009B2FA2" w:rsidP="00362878">
      <w:pPr>
        <w:spacing w:after="120" w:line="288" w:lineRule="auto"/>
        <w:jc w:val="both"/>
        <w:rPr>
          <w:rFonts w:cstheme="minorHAnsi"/>
          <w:b/>
          <w:bCs/>
          <w:sz w:val="18"/>
          <w:szCs w:val="18"/>
          <w:u w:val="single"/>
        </w:rPr>
      </w:pPr>
      <w:r w:rsidRPr="00BB5E65">
        <w:rPr>
          <w:rFonts w:cstheme="minorHAnsi"/>
          <w:b/>
          <w:bCs/>
          <w:sz w:val="18"/>
          <w:szCs w:val="18"/>
          <w:u w:val="single"/>
        </w:rPr>
        <w:t>Reviewer</w:t>
      </w:r>
      <w:r w:rsidR="009B352A">
        <w:rPr>
          <w:rFonts w:cstheme="minorHAnsi"/>
          <w:b/>
          <w:bCs/>
          <w:sz w:val="18"/>
          <w:szCs w:val="18"/>
          <w:u w:val="single"/>
        </w:rPr>
        <w:t> </w:t>
      </w:r>
      <w:r w:rsidRPr="00BB5E65">
        <w:rPr>
          <w:rFonts w:cstheme="minorHAnsi"/>
          <w:b/>
          <w:bCs/>
          <w:sz w:val="18"/>
          <w:szCs w:val="18"/>
          <w:u w:val="single"/>
        </w:rPr>
        <w:t>#1</w:t>
      </w:r>
    </w:p>
    <w:p w14:paraId="005FF685" w14:textId="77777777" w:rsidR="009B2FA2" w:rsidRPr="00B04E42" w:rsidRDefault="009B2FA2" w:rsidP="00362878">
      <w:pPr>
        <w:spacing w:after="0" w:line="288" w:lineRule="auto"/>
        <w:jc w:val="both"/>
        <w:rPr>
          <w:rFonts w:cstheme="minorHAnsi"/>
          <w:color w:val="0000FF"/>
          <w:sz w:val="18"/>
          <w:szCs w:val="18"/>
        </w:rPr>
      </w:pPr>
      <w:r w:rsidRPr="00A31B0D">
        <w:rPr>
          <w:rFonts w:cstheme="minorHAnsi"/>
          <w:color w:val="0000FF"/>
          <w:sz w:val="18"/>
          <w:szCs w:val="18"/>
        </w:rPr>
        <w:t>1.0.</w:t>
      </w:r>
      <w:r w:rsidR="00BB5E65" w:rsidRPr="00A31B0D">
        <w:rPr>
          <w:rFonts w:cstheme="minorHAnsi"/>
          <w:color w:val="0000FF"/>
          <w:sz w:val="18"/>
          <w:szCs w:val="18"/>
        </w:rPr>
        <w:t> In this manuscript the authors conducted a prospective Life Cycle Assessment for transition of hydrogen, ammonia and methanol production from fossil based to renewables in the 2020</w:t>
      </w:r>
      <w:r w:rsidR="00BB5E65" w:rsidRPr="00A31B0D">
        <w:rPr>
          <w:rFonts w:cstheme="minorHAnsi"/>
          <w:color w:val="0000FF"/>
          <w:sz w:val="18"/>
          <w:szCs w:val="18"/>
        </w:rPr>
        <w:noBreakHyphen/>
        <w:t>2050</w:t>
      </w:r>
      <w:r w:rsidR="00B73D7C" w:rsidRPr="00A31B0D">
        <w:rPr>
          <w:rFonts w:cstheme="minorHAnsi"/>
          <w:color w:val="0000FF"/>
          <w:sz w:val="18"/>
          <w:szCs w:val="18"/>
        </w:rPr>
        <w:t xml:space="preserve"> </w:t>
      </w:r>
      <w:r w:rsidR="00BB5E65" w:rsidRPr="00A31B0D">
        <w:rPr>
          <w:rFonts w:cstheme="minorHAnsi"/>
          <w:color w:val="0000FF"/>
          <w:sz w:val="18"/>
          <w:szCs w:val="18"/>
        </w:rPr>
        <w:t xml:space="preserve">timeframe. The scope of the LCA was cradle to gate considering three scenarios for climate target </w:t>
      </w:r>
      <w:r w:rsidR="00743A99" w:rsidRPr="00A31B0D">
        <w:rPr>
          <w:rFonts w:cstheme="minorHAnsi"/>
          <w:color w:val="0000FF"/>
          <w:sz w:val="18"/>
          <w:szCs w:val="18"/>
        </w:rPr>
        <w:t>–</w:t>
      </w:r>
      <w:r w:rsidR="00BB5E65" w:rsidRPr="00A31B0D">
        <w:rPr>
          <w:rFonts w:cstheme="minorHAnsi"/>
          <w:color w:val="0000FF"/>
          <w:sz w:val="18"/>
          <w:szCs w:val="18"/>
        </w:rPr>
        <w:t xml:space="preserve"> warming of 1.5 °C, 2 °C and 3.5 °C. The results are along the expectations that a transition to fully renewable feedstock such as CO</w:t>
      </w:r>
      <w:r w:rsidR="00BB5E65" w:rsidRPr="00A31B0D">
        <w:rPr>
          <w:rFonts w:cstheme="minorHAnsi"/>
          <w:color w:val="0000FF"/>
          <w:sz w:val="18"/>
          <w:szCs w:val="18"/>
          <w:vertAlign w:val="subscript"/>
        </w:rPr>
        <w:t>2</w:t>
      </w:r>
      <w:r w:rsidR="00BB5E65" w:rsidRPr="00A31B0D">
        <w:rPr>
          <w:rFonts w:cstheme="minorHAnsi"/>
          <w:color w:val="0000FF"/>
          <w:sz w:val="18"/>
          <w:szCs w:val="18"/>
        </w:rPr>
        <w:t xml:space="preserve"> captured from air and green hydrogen provide the highest impact, especially for methanol synthesis.</w:t>
      </w:r>
    </w:p>
    <w:p w14:paraId="7C810735" w14:textId="745804A3" w:rsidR="009B2FA2" w:rsidRPr="006F51CC" w:rsidRDefault="006F51CC" w:rsidP="00362878">
      <w:pPr>
        <w:spacing w:line="288" w:lineRule="auto"/>
        <w:jc w:val="both"/>
        <w:rPr>
          <w:rFonts w:cstheme="minorHAnsi"/>
          <w:sz w:val="18"/>
          <w:szCs w:val="18"/>
        </w:rPr>
      </w:pPr>
      <w:r>
        <w:rPr>
          <w:rFonts w:cstheme="minorHAnsi"/>
          <w:sz w:val="18"/>
          <w:szCs w:val="18"/>
        </w:rPr>
        <w:t xml:space="preserve">We thank the Reviewer for highlighting our results and for their insightful comments. We also appreciate the constructive criticism provided by the Reviewer, which helped us improve our manuscript. We have revised our manuscript according to the Reviewer’s suggestions to increase its depth and scope. In essence, </w:t>
      </w:r>
      <w:r w:rsidRPr="009348A9">
        <w:rPr>
          <w:rFonts w:cstheme="minorHAnsi"/>
          <w:b/>
          <w:sz w:val="18"/>
          <w:szCs w:val="18"/>
        </w:rPr>
        <w:t>we carried out additional analyses to account for the techno</w:t>
      </w:r>
      <w:r w:rsidRPr="009348A9">
        <w:rPr>
          <w:rFonts w:cstheme="minorHAnsi"/>
          <w:b/>
          <w:sz w:val="18"/>
          <w:szCs w:val="18"/>
        </w:rPr>
        <w:noBreakHyphen/>
        <w:t>economic dimension of the problem</w:t>
      </w:r>
      <w:r w:rsidRPr="009348A9">
        <w:rPr>
          <w:rFonts w:cstheme="minorHAnsi"/>
          <w:sz w:val="18"/>
          <w:szCs w:val="18"/>
        </w:rPr>
        <w:t>, as explained below.</w:t>
      </w:r>
      <w:r>
        <w:rPr>
          <w:rFonts w:cstheme="minorHAnsi"/>
          <w:sz w:val="18"/>
          <w:szCs w:val="18"/>
        </w:rPr>
        <w:t xml:space="preserve"> The Reviewer recommended a broader analysis to assess the economic potential of the chemicals under consideration. </w:t>
      </w:r>
      <w:r>
        <w:rPr>
          <w:rFonts w:cstheme="minorHAnsi"/>
          <w:b/>
          <w:sz w:val="18"/>
          <w:szCs w:val="18"/>
        </w:rPr>
        <w:t>With regard to this, we performed a techno</w:t>
      </w:r>
      <w:r>
        <w:rPr>
          <w:rFonts w:cstheme="minorHAnsi"/>
          <w:b/>
          <w:sz w:val="18"/>
          <w:szCs w:val="18"/>
        </w:rPr>
        <w:noBreakHyphen/>
        <w:t xml:space="preserve">economic assessment to </w:t>
      </w:r>
      <w:r w:rsidR="00656C7B">
        <w:rPr>
          <w:rFonts w:cstheme="minorHAnsi"/>
          <w:b/>
          <w:sz w:val="18"/>
          <w:szCs w:val="18"/>
        </w:rPr>
        <w:t>evaluate</w:t>
      </w:r>
      <w:r>
        <w:rPr>
          <w:rFonts w:cstheme="minorHAnsi"/>
          <w:b/>
          <w:sz w:val="18"/>
          <w:szCs w:val="18"/>
        </w:rPr>
        <w:t xml:space="preserve"> the production costs in our revised work, as explained in response to comment</w:t>
      </w:r>
      <w:r w:rsidR="00B51033">
        <w:rPr>
          <w:rFonts w:cstheme="minorHAnsi"/>
          <w:b/>
          <w:sz w:val="18"/>
          <w:szCs w:val="18"/>
        </w:rPr>
        <w:t> </w:t>
      </w:r>
      <w:r>
        <w:rPr>
          <w:rFonts w:cstheme="minorHAnsi"/>
          <w:b/>
          <w:sz w:val="18"/>
          <w:szCs w:val="18"/>
        </w:rPr>
        <w:t>1.4.</w:t>
      </w:r>
      <w:r>
        <w:rPr>
          <w:rFonts w:cstheme="minorHAnsi"/>
          <w:sz w:val="18"/>
          <w:szCs w:val="18"/>
        </w:rPr>
        <w:t xml:space="preserve"> This analysis offers detailed insights that reinforce our main findings, highlighting the potential of green routes for chemical production.</w:t>
      </w:r>
      <w:ins w:id="1" w:author="Guillén Gosalbez  Gonzalo" w:date="2024-03-06T15:51:00Z">
        <w:r w:rsidR="003D57CE">
          <w:rPr>
            <w:rFonts w:cstheme="minorHAnsi"/>
            <w:sz w:val="18"/>
            <w:szCs w:val="18"/>
          </w:rPr>
          <w:t xml:space="preserve"> More specifically, we found that </w:t>
        </w:r>
      </w:ins>
      <w:commentRangeStart w:id="2"/>
      <w:ins w:id="3" w:author="Guillén Gosalbez  Gonzalo" w:date="2024-03-06T15:52:00Z">
        <w:r w:rsidR="003D57CE">
          <w:rPr>
            <w:rFonts w:cstheme="minorHAnsi"/>
            <w:sz w:val="18"/>
            <w:szCs w:val="18"/>
          </w:rPr>
          <w:t>xx</w:t>
        </w:r>
        <w:commentRangeEnd w:id="2"/>
        <w:r w:rsidR="003D57CE">
          <w:rPr>
            <w:rStyle w:val="CommentReference"/>
            <w:rFonts w:eastAsiaTheme="minorEastAsia"/>
            <w:lang w:val="en-US"/>
          </w:rPr>
          <w:commentReference w:id="2"/>
        </w:r>
        <w:r w:rsidR="003D57CE">
          <w:rPr>
            <w:rFonts w:cstheme="minorHAnsi"/>
            <w:sz w:val="18"/>
            <w:szCs w:val="18"/>
          </w:rPr>
          <w:t xml:space="preserve">. </w:t>
        </w:r>
      </w:ins>
    </w:p>
    <w:p w14:paraId="7CFE739D" w14:textId="77777777" w:rsidR="008934E2" w:rsidRPr="00B04E42" w:rsidRDefault="008934E2" w:rsidP="008934E2">
      <w:pPr>
        <w:spacing w:after="0" w:line="288" w:lineRule="auto"/>
        <w:jc w:val="both"/>
        <w:rPr>
          <w:rFonts w:cstheme="minorHAnsi"/>
          <w:color w:val="0000FF"/>
          <w:sz w:val="18"/>
          <w:szCs w:val="18"/>
        </w:rPr>
      </w:pPr>
      <w:r w:rsidRPr="00997CA5">
        <w:rPr>
          <w:rFonts w:cstheme="minorHAnsi"/>
          <w:color w:val="0000FF"/>
          <w:sz w:val="18"/>
          <w:szCs w:val="18"/>
        </w:rPr>
        <w:t>1.1. There are some interesting results to consider when looking at the burden shifting, especially in terms of particulate matter. However, PM may actually ironically contribute to global cooling if at a cost of lung health.</w:t>
      </w:r>
    </w:p>
    <w:p w14:paraId="48A643E6" w14:textId="6AAC71DC" w:rsidR="008934E2" w:rsidRPr="00567DEF" w:rsidRDefault="00B37083" w:rsidP="00362878">
      <w:pPr>
        <w:spacing w:line="288" w:lineRule="auto"/>
        <w:jc w:val="both"/>
        <w:rPr>
          <w:rFonts w:cstheme="minorHAnsi"/>
          <w:b/>
          <w:sz w:val="18"/>
          <w:szCs w:val="18"/>
        </w:rPr>
      </w:pPr>
      <w:r w:rsidRPr="00567DEF">
        <w:rPr>
          <w:rFonts w:cstheme="minorHAnsi"/>
          <w:sz w:val="18"/>
          <w:szCs w:val="18"/>
        </w:rPr>
        <w:t>We thank the Reviewer for highlighting this aspect of our study. Indeed, we believe that assessing impacts beyond climate change is important in order to evaluate trade</w:t>
      </w:r>
      <w:r w:rsidRPr="00567DEF">
        <w:rPr>
          <w:rFonts w:cstheme="minorHAnsi"/>
          <w:sz w:val="18"/>
          <w:szCs w:val="18"/>
        </w:rPr>
        <w:noBreakHyphen/>
        <w:t>offs. We agree with the Reviewer that certain particles in the atmosphere, such as sulfur dioxide and nitric oxide, can reflect sunlight back, reducing the solar radiation reaching the Earth’s surface and thus lowering temperatures [Vestreng </w:t>
      </w:r>
      <w:r w:rsidRPr="00567DEF">
        <w:rPr>
          <w:rFonts w:cstheme="minorHAnsi"/>
          <w:i/>
          <w:sz w:val="18"/>
          <w:szCs w:val="18"/>
        </w:rPr>
        <w:t>et al</w:t>
      </w:r>
      <w:r w:rsidRPr="00567DEF">
        <w:rPr>
          <w:rFonts w:cstheme="minorHAnsi"/>
          <w:sz w:val="18"/>
          <w:szCs w:val="18"/>
        </w:rPr>
        <w:t xml:space="preserve">., </w:t>
      </w:r>
      <w:r w:rsidRPr="00567DEF">
        <w:rPr>
          <w:rFonts w:cstheme="minorHAnsi"/>
          <w:i/>
          <w:sz w:val="18"/>
          <w:szCs w:val="18"/>
        </w:rPr>
        <w:t>Atmos. Chem. Phys.</w:t>
      </w:r>
      <w:r w:rsidRPr="00567DEF">
        <w:rPr>
          <w:rFonts w:cstheme="minorHAnsi"/>
          <w:sz w:val="18"/>
          <w:szCs w:val="18"/>
        </w:rPr>
        <w:t>, 2007, 7, 3663–3681]. We would like to take this opportunity to highlight that this is also accounted for in our analysis based on the global warming potentials (GWPs) provided by the IPCC 2013 method. For example, nitric oxide has an impact on disease incidence; however, the GWP for climate change is –10.8 kg CO</w:t>
      </w:r>
      <w:r w:rsidRPr="00567DEF">
        <w:rPr>
          <w:rFonts w:cstheme="minorHAnsi"/>
          <w:sz w:val="18"/>
          <w:szCs w:val="18"/>
          <w:vertAlign w:val="subscript"/>
        </w:rPr>
        <w:t>2</w:t>
      </w:r>
      <w:r w:rsidRPr="00567DEF">
        <w:rPr>
          <w:rFonts w:cstheme="minorHAnsi"/>
          <w:sz w:val="18"/>
          <w:szCs w:val="18"/>
        </w:rPr>
        <w:noBreakHyphen/>
        <w:t>eq, thereby providing a cooling effect. However, this cooling effect is negligible compared with the climate impact associated with the emission of other GHGs such as CO</w:t>
      </w:r>
      <w:r w:rsidRPr="00567DEF">
        <w:rPr>
          <w:rFonts w:cstheme="minorHAnsi"/>
          <w:sz w:val="18"/>
          <w:szCs w:val="18"/>
          <w:vertAlign w:val="subscript"/>
        </w:rPr>
        <w:t>2</w:t>
      </w:r>
      <w:r w:rsidRPr="00567DEF">
        <w:rPr>
          <w:rFonts w:cstheme="minorHAnsi"/>
          <w:sz w:val="18"/>
          <w:szCs w:val="18"/>
        </w:rPr>
        <w:t xml:space="preserve">, </w:t>
      </w:r>
      <w:r w:rsidR="00FB1D45">
        <w:rPr>
          <w:rFonts w:cstheme="minorHAnsi"/>
          <w:sz w:val="18"/>
          <w:szCs w:val="18"/>
        </w:rPr>
        <w:t>primarily</w:t>
      </w:r>
      <w:r w:rsidRPr="00567DEF">
        <w:rPr>
          <w:rFonts w:cstheme="minorHAnsi"/>
          <w:sz w:val="18"/>
          <w:szCs w:val="18"/>
        </w:rPr>
        <w:t xml:space="preserve"> due to the relatively low quantity of particles emitted. In summary, certain particles could have a limited cooling effect, which comes with negative consequences for human health. Therefore, in this work, we particularly emphasise the trade</w:t>
      </w:r>
      <w:r w:rsidRPr="00567DEF">
        <w:rPr>
          <w:rFonts w:cstheme="minorHAnsi"/>
          <w:sz w:val="18"/>
          <w:szCs w:val="18"/>
        </w:rPr>
        <w:noBreakHyphen/>
        <w:t>offs between impact categories</w:t>
      </w:r>
      <w:ins w:id="4" w:author="Guillén Gosalbez  Gonzalo" w:date="2024-03-06T15:56:00Z">
        <w:r w:rsidR="003D57CE">
          <w:rPr>
            <w:rFonts w:cstheme="minorHAnsi"/>
            <w:sz w:val="18"/>
            <w:szCs w:val="18"/>
          </w:rPr>
          <w:t xml:space="preserve">, while taking into account the multiple contributions of some specific emissions to more </w:t>
        </w:r>
      </w:ins>
      <w:ins w:id="5" w:author="Guillén Gosalbez  Gonzalo" w:date="2024-03-06T15:57:00Z">
        <w:r w:rsidR="003D57CE">
          <w:rPr>
            <w:rFonts w:cstheme="minorHAnsi"/>
            <w:sz w:val="18"/>
            <w:szCs w:val="18"/>
          </w:rPr>
          <w:t>than one single environmental category, as pointed out by the Reviewer</w:t>
        </w:r>
      </w:ins>
      <w:r w:rsidRPr="00567DEF">
        <w:rPr>
          <w:rFonts w:cstheme="minorHAnsi"/>
          <w:sz w:val="18"/>
          <w:szCs w:val="18"/>
        </w:rPr>
        <w:t xml:space="preserve">. </w:t>
      </w:r>
      <w:r w:rsidR="00CE4224" w:rsidRPr="00567DEF">
        <w:rPr>
          <w:rFonts w:cstheme="minorHAnsi"/>
          <w:b/>
          <w:sz w:val="18"/>
          <w:szCs w:val="18"/>
        </w:rPr>
        <w:t>The main manuscript has been updated to incorporate this discussion (page </w:t>
      </w:r>
      <w:r w:rsidR="00795BAD" w:rsidRPr="00567DEF">
        <w:rPr>
          <w:rFonts w:cstheme="minorHAnsi"/>
          <w:b/>
          <w:sz w:val="18"/>
          <w:szCs w:val="18"/>
        </w:rPr>
        <w:t>5</w:t>
      </w:r>
      <w:r w:rsidR="00CE4224" w:rsidRPr="00567DEF">
        <w:rPr>
          <w:rFonts w:cstheme="minorHAnsi"/>
          <w:b/>
          <w:sz w:val="18"/>
          <w:szCs w:val="18"/>
        </w:rPr>
        <w:t>, line </w:t>
      </w:r>
      <w:r w:rsidR="00795BAD" w:rsidRPr="00567DEF">
        <w:rPr>
          <w:rFonts w:cstheme="minorHAnsi"/>
          <w:b/>
          <w:sz w:val="18"/>
          <w:szCs w:val="18"/>
        </w:rPr>
        <w:t>42</w:t>
      </w:r>
      <w:r w:rsidR="00CE4224" w:rsidRPr="00567DEF">
        <w:rPr>
          <w:rFonts w:cstheme="minorHAnsi"/>
          <w:b/>
          <w:sz w:val="18"/>
          <w:szCs w:val="18"/>
        </w:rPr>
        <w:t xml:space="preserve">, </w:t>
      </w:r>
      <w:r w:rsidR="00795BAD" w:rsidRPr="00567DEF">
        <w:rPr>
          <w:rFonts w:cstheme="minorHAnsi"/>
          <w:b/>
          <w:sz w:val="18"/>
          <w:szCs w:val="18"/>
        </w:rPr>
        <w:t>left</w:t>
      </w:r>
      <w:r w:rsidR="00CE4224" w:rsidRPr="00567DEF">
        <w:rPr>
          <w:rFonts w:cstheme="minorHAnsi"/>
          <w:b/>
          <w:sz w:val="18"/>
          <w:szCs w:val="18"/>
        </w:rPr>
        <w:t> column).</w:t>
      </w:r>
    </w:p>
    <w:p w14:paraId="2D879DC1" w14:textId="77777777" w:rsidR="009B2FA2" w:rsidRPr="00BB5E65" w:rsidRDefault="009B2FA2" w:rsidP="00362878">
      <w:pPr>
        <w:spacing w:after="0" w:line="288" w:lineRule="auto"/>
        <w:jc w:val="both"/>
        <w:rPr>
          <w:rFonts w:cstheme="minorHAnsi"/>
          <w:color w:val="0000FF"/>
          <w:sz w:val="18"/>
          <w:szCs w:val="18"/>
        </w:rPr>
      </w:pPr>
      <w:r w:rsidRPr="007B5D33">
        <w:rPr>
          <w:rFonts w:cstheme="minorHAnsi"/>
          <w:color w:val="0000FF"/>
          <w:sz w:val="18"/>
          <w:szCs w:val="18"/>
        </w:rPr>
        <w:t>1.</w:t>
      </w:r>
      <w:r w:rsidR="008934E2" w:rsidRPr="007B5D33">
        <w:rPr>
          <w:rFonts w:cstheme="minorHAnsi"/>
          <w:color w:val="0000FF"/>
          <w:sz w:val="18"/>
          <w:szCs w:val="18"/>
        </w:rPr>
        <w:t>2</w:t>
      </w:r>
      <w:r w:rsidRPr="007B5D33">
        <w:rPr>
          <w:rFonts w:cstheme="minorHAnsi"/>
          <w:color w:val="0000FF"/>
          <w:sz w:val="18"/>
          <w:szCs w:val="18"/>
        </w:rPr>
        <w:t>.</w:t>
      </w:r>
      <w:r w:rsidR="00BB5E65" w:rsidRPr="007B5D33">
        <w:rPr>
          <w:rFonts w:cstheme="minorHAnsi"/>
          <w:color w:val="0000FF"/>
          <w:sz w:val="18"/>
          <w:szCs w:val="18"/>
        </w:rPr>
        <w:t> While the methodology used for impact assessment for CO</w:t>
      </w:r>
      <w:r w:rsidR="00BB5E65" w:rsidRPr="007B5D33">
        <w:rPr>
          <w:rFonts w:cstheme="minorHAnsi"/>
          <w:color w:val="0000FF"/>
          <w:sz w:val="18"/>
          <w:szCs w:val="18"/>
          <w:vertAlign w:val="subscript"/>
        </w:rPr>
        <w:t>2</w:t>
      </w:r>
      <w:r w:rsidR="00BB5E65" w:rsidRPr="007B5D33">
        <w:rPr>
          <w:rFonts w:cstheme="minorHAnsi"/>
          <w:color w:val="0000FF"/>
          <w:sz w:val="18"/>
          <w:szCs w:val="18"/>
        </w:rPr>
        <w:t xml:space="preserve"> emissions seems appropriate, it is not clear if the impact of expansion of H</w:t>
      </w:r>
      <w:r w:rsidR="00BB5E65" w:rsidRPr="007B5D33">
        <w:rPr>
          <w:rFonts w:cstheme="minorHAnsi"/>
          <w:color w:val="0000FF"/>
          <w:sz w:val="18"/>
          <w:szCs w:val="18"/>
          <w:vertAlign w:val="subscript"/>
        </w:rPr>
        <w:t>2</w:t>
      </w:r>
      <w:r w:rsidR="00BB5E65" w:rsidRPr="007B5D33">
        <w:rPr>
          <w:rFonts w:cstheme="minorHAnsi"/>
          <w:color w:val="0000FF"/>
          <w:sz w:val="18"/>
          <w:szCs w:val="18"/>
        </w:rPr>
        <w:t>, NH</w:t>
      </w:r>
      <w:r w:rsidR="00BB5E65" w:rsidRPr="007B5D33">
        <w:rPr>
          <w:rFonts w:cstheme="minorHAnsi"/>
          <w:color w:val="0000FF"/>
          <w:sz w:val="18"/>
          <w:szCs w:val="18"/>
          <w:vertAlign w:val="subscript"/>
        </w:rPr>
        <w:t>3</w:t>
      </w:r>
      <w:r w:rsidR="00BB5E65" w:rsidRPr="007B5D33">
        <w:rPr>
          <w:rFonts w:cstheme="minorHAnsi"/>
          <w:color w:val="0000FF"/>
          <w:sz w:val="18"/>
          <w:szCs w:val="18"/>
        </w:rPr>
        <w:t xml:space="preserve"> and CH</w:t>
      </w:r>
      <w:r w:rsidR="00BB5E65" w:rsidRPr="007B5D33">
        <w:rPr>
          <w:rFonts w:cstheme="minorHAnsi"/>
          <w:color w:val="0000FF"/>
          <w:sz w:val="18"/>
          <w:szCs w:val="18"/>
          <w:vertAlign w:val="subscript"/>
        </w:rPr>
        <w:t>3</w:t>
      </w:r>
      <w:r w:rsidR="00BB5E65" w:rsidRPr="007B5D33">
        <w:rPr>
          <w:rFonts w:cstheme="minorHAnsi"/>
          <w:color w:val="0000FF"/>
          <w:sz w:val="18"/>
          <w:szCs w:val="18"/>
        </w:rPr>
        <w:t>OH production on the increased mining activities have been taken in to account. Direct air capture, green hydrogen production and new production sites, will all demand significantly larger mining activities than the present day</w:t>
      </w:r>
      <w:r w:rsidRPr="007B5D33">
        <w:rPr>
          <w:rFonts w:cstheme="minorHAnsi"/>
          <w:color w:val="0000FF"/>
          <w:sz w:val="18"/>
          <w:szCs w:val="18"/>
        </w:rPr>
        <w:t>.</w:t>
      </w:r>
    </w:p>
    <w:p w14:paraId="46BBCEBA" w14:textId="1DCE1536" w:rsidR="00F65816" w:rsidRPr="00A80191" w:rsidRDefault="00F65816" w:rsidP="00F65816">
      <w:pPr>
        <w:spacing w:line="288" w:lineRule="auto"/>
        <w:jc w:val="both"/>
        <w:rPr>
          <w:rFonts w:cstheme="minorHAnsi"/>
          <w:b/>
          <w:sz w:val="18"/>
          <w:szCs w:val="18"/>
        </w:rPr>
      </w:pPr>
      <w:r w:rsidRPr="00F65816">
        <w:rPr>
          <w:rFonts w:cstheme="minorHAnsi"/>
          <w:sz w:val="18"/>
          <w:szCs w:val="18"/>
        </w:rPr>
        <w:t xml:space="preserve">We agree with the Reviewer that the extraction of raw materials required for DAC, green hydrogen production, and the establishment of new production sites inevitably leads to increased mining </w:t>
      </w:r>
      <w:commentRangeStart w:id="6"/>
      <w:r w:rsidRPr="00F65816">
        <w:rPr>
          <w:rFonts w:cstheme="minorHAnsi"/>
          <w:sz w:val="18"/>
          <w:szCs w:val="18"/>
        </w:rPr>
        <w:t>activities</w:t>
      </w:r>
      <w:commentRangeEnd w:id="6"/>
      <w:r w:rsidR="003D57CE">
        <w:rPr>
          <w:rStyle w:val="CommentReference"/>
          <w:rFonts w:eastAsiaTheme="minorEastAsia"/>
          <w:lang w:val="en-US"/>
        </w:rPr>
        <w:commentReference w:id="6"/>
      </w:r>
      <w:r w:rsidRPr="00F65816">
        <w:rPr>
          <w:rFonts w:cstheme="minorHAnsi"/>
          <w:sz w:val="18"/>
          <w:szCs w:val="18"/>
        </w:rPr>
        <w:t>. Given the life cycle perspective adopted in our study, we have indeed considered the potential impacts associated with increased mining activit</w:t>
      </w:r>
      <w:r w:rsidR="00D94B55">
        <w:rPr>
          <w:rFonts w:cstheme="minorHAnsi"/>
          <w:sz w:val="18"/>
          <w:szCs w:val="18"/>
        </w:rPr>
        <w:t>ies</w:t>
      </w:r>
      <w:r w:rsidRPr="00F65816">
        <w:rPr>
          <w:rFonts w:cstheme="minorHAnsi"/>
          <w:sz w:val="18"/>
          <w:szCs w:val="18"/>
        </w:rPr>
        <w:t xml:space="preserve">. However, we also acknowledge that </w:t>
      </w:r>
      <w:del w:id="7" w:author="Guillén Gosalbez  Gonzalo" w:date="2024-03-06T15:57:00Z">
        <w:r w:rsidRPr="00F65816" w:rsidDel="003D57CE">
          <w:rPr>
            <w:rFonts w:cstheme="minorHAnsi"/>
            <w:sz w:val="18"/>
            <w:szCs w:val="18"/>
          </w:rPr>
          <w:delText xml:space="preserve">we </w:delText>
        </w:r>
        <w:r w:rsidR="00656C7B" w:rsidDel="003D57CE">
          <w:rPr>
            <w:rFonts w:cstheme="minorHAnsi"/>
            <w:sz w:val="18"/>
            <w:szCs w:val="18"/>
          </w:rPr>
          <w:delText>could</w:delText>
        </w:r>
        <w:r w:rsidRPr="00F65816" w:rsidDel="003D57CE">
          <w:rPr>
            <w:rFonts w:cstheme="minorHAnsi"/>
            <w:sz w:val="18"/>
            <w:szCs w:val="18"/>
          </w:rPr>
          <w:delText xml:space="preserve"> not consider</w:delText>
        </w:r>
      </w:del>
      <w:ins w:id="8" w:author="Guillén Gosalbez  Gonzalo" w:date="2024-03-06T15:57:00Z">
        <w:r w:rsidR="003D57CE">
          <w:rPr>
            <w:rFonts w:cstheme="minorHAnsi"/>
            <w:sz w:val="18"/>
            <w:szCs w:val="18"/>
          </w:rPr>
          <w:t>lack of data prevented us from considering</w:t>
        </w:r>
      </w:ins>
      <w:r w:rsidRPr="00F65816">
        <w:rPr>
          <w:rFonts w:cstheme="minorHAnsi"/>
          <w:sz w:val="18"/>
          <w:szCs w:val="18"/>
        </w:rPr>
        <w:t xml:space="preserve"> future changes in mining activities</w:t>
      </w:r>
      <w:ins w:id="9" w:author="Guillén Gosalbez  Gonzalo" w:date="2024-03-06T15:58:00Z">
        <w:r w:rsidR="003D57CE">
          <w:rPr>
            <w:rFonts w:cstheme="minorHAnsi"/>
            <w:sz w:val="18"/>
            <w:szCs w:val="18"/>
          </w:rPr>
          <w:t>, particularly concerning</w:t>
        </w:r>
      </w:ins>
      <w:del w:id="10" w:author="Guillén Gosalbez  Gonzalo" w:date="2024-03-06T15:58:00Z">
        <w:r w:rsidRPr="00F65816" w:rsidDel="003D57CE">
          <w:rPr>
            <w:rFonts w:cstheme="minorHAnsi"/>
            <w:sz w:val="18"/>
            <w:szCs w:val="18"/>
          </w:rPr>
          <w:delText xml:space="preserve"> due to a lack of prospective data on</w:delText>
        </w:r>
      </w:del>
      <w:r w:rsidRPr="00F65816">
        <w:rPr>
          <w:rFonts w:cstheme="minorHAnsi"/>
          <w:sz w:val="18"/>
          <w:szCs w:val="18"/>
        </w:rPr>
        <w:t xml:space="preserve"> technological and efficiency improvements in the mining and metal industry.</w:t>
      </w:r>
      <w:r w:rsidR="00A80191" w:rsidRPr="00A80191">
        <w:rPr>
          <w:rFonts w:cstheme="minorHAnsi"/>
          <w:sz w:val="18"/>
          <w:szCs w:val="18"/>
        </w:rPr>
        <w:t xml:space="preserve"> </w:t>
      </w:r>
      <w:del w:id="11" w:author="Guillén Gosalbez  Gonzalo" w:date="2024-03-06T15:58:00Z">
        <w:r w:rsidR="00656C7B" w:rsidDel="003D57CE">
          <w:rPr>
            <w:rFonts w:cstheme="minorHAnsi"/>
            <w:sz w:val="18"/>
            <w:szCs w:val="18"/>
          </w:rPr>
          <w:delText xml:space="preserve">The core methodology used in this study can thus not yet be applied to assess its future implications. </w:delText>
        </w:r>
      </w:del>
      <w:r w:rsidR="00A80191">
        <w:rPr>
          <w:rFonts w:cstheme="minorHAnsi"/>
          <w:b/>
          <w:sz w:val="18"/>
          <w:szCs w:val="18"/>
        </w:rPr>
        <w:t xml:space="preserve">The assumptions and limitations of the study have been updated to </w:t>
      </w:r>
      <w:del w:id="12" w:author="Guillén Gosalbez  Gonzalo" w:date="2024-03-06T15:58:00Z">
        <w:r w:rsidR="00A80191" w:rsidDel="003D57CE">
          <w:rPr>
            <w:rFonts w:cstheme="minorHAnsi"/>
            <w:b/>
            <w:sz w:val="18"/>
            <w:szCs w:val="18"/>
          </w:rPr>
          <w:delText xml:space="preserve">address </w:delText>
        </w:r>
      </w:del>
      <w:ins w:id="13" w:author="Guillén Gosalbez  Gonzalo" w:date="2024-03-06T15:58:00Z">
        <w:r w:rsidR="003D57CE">
          <w:rPr>
            <w:rFonts w:cstheme="minorHAnsi"/>
            <w:b/>
            <w:sz w:val="18"/>
            <w:szCs w:val="18"/>
          </w:rPr>
          <w:t>explicitly mention</w:t>
        </w:r>
        <w:r w:rsidR="003D57CE">
          <w:rPr>
            <w:rFonts w:cstheme="minorHAnsi"/>
            <w:b/>
            <w:sz w:val="18"/>
            <w:szCs w:val="18"/>
          </w:rPr>
          <w:t xml:space="preserve"> </w:t>
        </w:r>
      </w:ins>
      <w:r w:rsidR="00A80191">
        <w:rPr>
          <w:rFonts w:cstheme="minorHAnsi"/>
          <w:b/>
          <w:sz w:val="18"/>
          <w:szCs w:val="18"/>
        </w:rPr>
        <w:t xml:space="preserve">this </w:t>
      </w:r>
      <w:del w:id="14" w:author="Guillén Gosalbez  Gonzalo" w:date="2024-03-06T15:58:00Z">
        <w:r w:rsidR="00656C7B" w:rsidDel="003D57CE">
          <w:rPr>
            <w:rFonts w:cstheme="minorHAnsi"/>
            <w:b/>
            <w:sz w:val="18"/>
            <w:szCs w:val="18"/>
          </w:rPr>
          <w:delText>fact</w:delText>
        </w:r>
      </w:del>
      <w:ins w:id="15" w:author="Guillén Gosalbez  Gonzalo" w:date="2024-03-06T15:58:00Z">
        <w:r w:rsidR="003D57CE">
          <w:rPr>
            <w:rFonts w:cstheme="minorHAnsi"/>
            <w:b/>
            <w:sz w:val="18"/>
            <w:szCs w:val="18"/>
          </w:rPr>
          <w:t>limitation</w:t>
        </w:r>
      </w:ins>
      <w:r w:rsidR="00A80191">
        <w:rPr>
          <w:rFonts w:cstheme="minorHAnsi"/>
          <w:b/>
          <w:sz w:val="18"/>
          <w:szCs w:val="18"/>
        </w:rPr>
        <w:t xml:space="preserve"> in Section 3 of the ESI.</w:t>
      </w:r>
    </w:p>
    <w:p w14:paraId="2DF698B4" w14:textId="77777777" w:rsidR="009B2FA2" w:rsidRPr="00BB5E65" w:rsidRDefault="009B2FA2" w:rsidP="00362878">
      <w:pPr>
        <w:spacing w:after="0" w:line="288" w:lineRule="auto"/>
        <w:jc w:val="both"/>
        <w:rPr>
          <w:rFonts w:cstheme="minorHAnsi"/>
          <w:color w:val="0000FF"/>
          <w:sz w:val="18"/>
          <w:szCs w:val="18"/>
        </w:rPr>
      </w:pPr>
      <w:r w:rsidRPr="00C7218A">
        <w:rPr>
          <w:rFonts w:cstheme="minorHAnsi"/>
          <w:color w:val="0000FF"/>
          <w:sz w:val="18"/>
          <w:szCs w:val="18"/>
        </w:rPr>
        <w:t>1.</w:t>
      </w:r>
      <w:r w:rsidR="008934E2" w:rsidRPr="00C7218A">
        <w:rPr>
          <w:rFonts w:cstheme="minorHAnsi"/>
          <w:color w:val="0000FF"/>
          <w:sz w:val="18"/>
          <w:szCs w:val="18"/>
        </w:rPr>
        <w:t>3</w:t>
      </w:r>
      <w:r w:rsidRPr="00C7218A">
        <w:rPr>
          <w:rFonts w:cstheme="minorHAnsi"/>
          <w:color w:val="0000FF"/>
          <w:sz w:val="18"/>
          <w:szCs w:val="18"/>
        </w:rPr>
        <w:t>.</w:t>
      </w:r>
      <w:r w:rsidR="00BB5E65" w:rsidRPr="00C7218A">
        <w:rPr>
          <w:rFonts w:cstheme="minorHAnsi"/>
          <w:color w:val="0000FF"/>
          <w:sz w:val="18"/>
          <w:szCs w:val="18"/>
        </w:rPr>
        <w:t> While the decarbonisation of global economies has been considered (</w:t>
      </w:r>
      <w:r w:rsidR="00BB5E65" w:rsidRPr="00C7218A">
        <w:rPr>
          <w:rFonts w:cstheme="minorHAnsi"/>
          <w:i/>
          <w:color w:val="0000FF"/>
          <w:sz w:val="18"/>
          <w:szCs w:val="18"/>
        </w:rPr>
        <w:t>e.g.</w:t>
      </w:r>
      <w:r w:rsidR="00BB5E65" w:rsidRPr="00C7218A">
        <w:rPr>
          <w:rFonts w:cstheme="minorHAnsi"/>
          <w:color w:val="0000FF"/>
          <w:sz w:val="18"/>
          <w:szCs w:val="18"/>
        </w:rPr>
        <w:t xml:space="preserve"> Australia and the US by 2040) I believe it only consider decarbonisation of the current power generation capacity. It does not seem to </w:t>
      </w:r>
      <w:r w:rsidR="00966427" w:rsidRPr="00C7218A">
        <w:rPr>
          <w:rFonts w:cstheme="minorHAnsi"/>
          <w:color w:val="0000FF"/>
          <w:sz w:val="18"/>
          <w:szCs w:val="18"/>
        </w:rPr>
        <w:t>consider</w:t>
      </w:r>
      <w:r w:rsidR="00BB5E65" w:rsidRPr="00C7218A">
        <w:rPr>
          <w:rFonts w:cstheme="minorHAnsi"/>
          <w:color w:val="0000FF"/>
          <w:sz w:val="18"/>
          <w:szCs w:val="18"/>
        </w:rPr>
        <w:t xml:space="preserve"> the additional power required for DAC, green hydrogen, electrification of mining operations, and new transmission grid (estimated to be about 4x the current size).</w:t>
      </w:r>
    </w:p>
    <w:p w14:paraId="196CE00F" w14:textId="0C78F3EC" w:rsidR="006F7514" w:rsidRPr="002805DC" w:rsidRDefault="006F7514" w:rsidP="006F7514">
      <w:pPr>
        <w:spacing w:line="288" w:lineRule="auto"/>
        <w:jc w:val="both"/>
        <w:rPr>
          <w:rFonts w:cstheme="minorHAnsi"/>
          <w:b/>
          <w:sz w:val="18"/>
          <w:szCs w:val="18"/>
        </w:rPr>
      </w:pPr>
      <w:r w:rsidRPr="006F7514">
        <w:rPr>
          <w:rFonts w:cstheme="minorHAnsi"/>
          <w:sz w:val="18"/>
          <w:szCs w:val="18"/>
        </w:rPr>
        <w:t xml:space="preserve">In this study, we have used scenario results generated by the IMAGE Integrated Assessment Models (IAM) to integrate future changes in the global power generation sector in our LCA. IAM’s scenarios are based on comprehensive socioeconomic projections that connect society (through the Shared Socioeconomic Pathways or SSPs), the biosphere, and the climate system </w:t>
      </w:r>
      <w:r w:rsidRPr="006F7514">
        <w:rPr>
          <w:rFonts w:cstheme="minorHAnsi"/>
          <w:sz w:val="18"/>
          <w:szCs w:val="18"/>
        </w:rPr>
        <w:lastRenderedPageBreak/>
        <w:t>(through the Representative Concentration Pathways or RCPs). These projections are obtained assuming various considerations such as the targeted global mean surface temperature (RCPs), alongside economic and population growth (SSPs), among others. Consequently, the future power generation scenarios derived from</w:t>
      </w:r>
      <w:r w:rsidRPr="006F7514">
        <w:rPr>
          <w:rFonts w:cstheme="minorHAnsi"/>
          <w:iCs/>
          <w:sz w:val="18"/>
          <w:szCs w:val="18"/>
        </w:rPr>
        <w:t xml:space="preserve"> IMAGE</w:t>
      </w:r>
      <w:r w:rsidRPr="006F7514">
        <w:rPr>
          <w:rFonts w:cstheme="minorHAnsi"/>
          <w:sz w:val="18"/>
          <w:szCs w:val="18"/>
        </w:rPr>
        <w:t xml:space="preserve"> do</w:t>
      </w:r>
      <w:del w:id="16" w:author="Guillén Gosalbez  Gonzalo" w:date="2024-03-06T16:02:00Z">
        <w:r w:rsidRPr="006F7514" w:rsidDel="0019451A">
          <w:rPr>
            <w:rFonts w:cstheme="minorHAnsi"/>
            <w:sz w:val="18"/>
            <w:szCs w:val="18"/>
          </w:rPr>
          <w:delText>es</w:delText>
        </w:r>
      </w:del>
      <w:r w:rsidRPr="006F7514">
        <w:rPr>
          <w:rFonts w:cstheme="minorHAnsi"/>
          <w:sz w:val="18"/>
          <w:szCs w:val="18"/>
        </w:rPr>
        <w:t xml:space="preserve"> </w:t>
      </w:r>
      <w:ins w:id="17" w:author="Guillén Gosalbez  Gonzalo" w:date="2024-03-06T16:08:00Z">
        <w:r w:rsidR="0019451A">
          <w:rPr>
            <w:rFonts w:cstheme="minorHAnsi"/>
            <w:sz w:val="18"/>
            <w:szCs w:val="18"/>
          </w:rPr>
          <w:t xml:space="preserve">already </w:t>
        </w:r>
      </w:ins>
      <w:r w:rsidRPr="006F7514">
        <w:rPr>
          <w:rFonts w:cstheme="minorHAnsi"/>
          <w:sz w:val="18"/>
          <w:szCs w:val="18"/>
        </w:rPr>
        <w:t>account for the anticipated increase in power demand</w:t>
      </w:r>
      <w:ins w:id="18" w:author="Guillén Gosalbez  Gonzalo" w:date="2024-03-06T16:09:00Z">
        <w:r w:rsidR="0019451A">
          <w:rPr>
            <w:rFonts w:cstheme="minorHAnsi"/>
            <w:sz w:val="18"/>
            <w:szCs w:val="18"/>
          </w:rPr>
          <w:t xml:space="preserve">. The latter is </w:t>
        </w:r>
      </w:ins>
      <w:del w:id="19" w:author="Guillén Gosalbez  Gonzalo" w:date="2024-03-06T16:09:00Z">
        <w:r w:rsidRPr="006F7514" w:rsidDel="0019451A">
          <w:rPr>
            <w:rFonts w:cstheme="minorHAnsi"/>
            <w:sz w:val="18"/>
            <w:szCs w:val="18"/>
          </w:rPr>
          <w:delText>,</w:delText>
        </w:r>
      </w:del>
      <w:ins w:id="20" w:author="Guillén Gosalbez  Gonzalo" w:date="2024-03-06T16:08:00Z">
        <w:r w:rsidR="0019451A">
          <w:rPr>
            <w:rFonts w:cstheme="minorHAnsi"/>
            <w:sz w:val="18"/>
            <w:szCs w:val="18"/>
          </w:rPr>
          <w:t>linked to population growth but also to the future evolution of the energy sector</w:t>
        </w:r>
      </w:ins>
      <w:ins w:id="21" w:author="Guillén Gosalbez  Gonzalo" w:date="2024-03-06T17:31:00Z">
        <w:r w:rsidR="00A646B8">
          <w:rPr>
            <w:rFonts w:cstheme="minorHAnsi"/>
            <w:sz w:val="18"/>
            <w:szCs w:val="18"/>
          </w:rPr>
          <w:t>,</w:t>
        </w:r>
      </w:ins>
      <w:ins w:id="22" w:author="Guillén Gosalbez  Gonzalo" w:date="2024-03-06T16:09:00Z">
        <w:r w:rsidR="0019451A">
          <w:rPr>
            <w:rFonts w:cstheme="minorHAnsi"/>
            <w:sz w:val="18"/>
            <w:szCs w:val="18"/>
          </w:rPr>
          <w:t xml:space="preserve"> </w:t>
        </w:r>
      </w:ins>
      <w:ins w:id="23" w:author="Guillén Gosalbez  Gonzalo" w:date="2024-03-06T16:08:00Z">
        <w:r w:rsidR="0019451A">
          <w:rPr>
            <w:rFonts w:cstheme="minorHAnsi"/>
            <w:sz w:val="18"/>
            <w:szCs w:val="18"/>
          </w:rPr>
          <w:t>including the deployme</w:t>
        </w:r>
      </w:ins>
      <w:ins w:id="24" w:author="Guillén Gosalbez  Gonzalo" w:date="2024-03-06T16:09:00Z">
        <w:r w:rsidR="0019451A">
          <w:rPr>
            <w:rFonts w:cstheme="minorHAnsi"/>
            <w:sz w:val="18"/>
            <w:szCs w:val="18"/>
          </w:rPr>
          <w:t>nt of negative emissions technology such as DAC. The IAM scenarios also consider</w:t>
        </w:r>
      </w:ins>
      <w:del w:id="25" w:author="Guillén Gosalbez  Gonzalo" w:date="2024-03-06T16:09:00Z">
        <w:r w:rsidRPr="006F7514" w:rsidDel="0019451A">
          <w:rPr>
            <w:rFonts w:cstheme="minorHAnsi"/>
            <w:sz w:val="18"/>
            <w:szCs w:val="18"/>
          </w:rPr>
          <w:delText xml:space="preserve"> along with</w:delText>
        </w:r>
      </w:del>
      <w:r w:rsidRPr="006F7514">
        <w:rPr>
          <w:rFonts w:cstheme="minorHAnsi"/>
          <w:sz w:val="18"/>
          <w:szCs w:val="18"/>
        </w:rPr>
        <w:t xml:space="preserve"> </w:t>
      </w:r>
      <w:ins w:id="26" w:author="Guillén Gosalbez  Gonzalo" w:date="2024-03-06T16:07:00Z">
        <w:r w:rsidR="0019451A">
          <w:rPr>
            <w:rFonts w:cstheme="minorHAnsi"/>
            <w:sz w:val="18"/>
            <w:szCs w:val="18"/>
          </w:rPr>
          <w:t xml:space="preserve">the required </w:t>
        </w:r>
      </w:ins>
      <w:r w:rsidRPr="006F7514">
        <w:rPr>
          <w:rFonts w:cstheme="minorHAnsi"/>
          <w:sz w:val="18"/>
          <w:szCs w:val="18"/>
        </w:rPr>
        <w:t>expan</w:t>
      </w:r>
      <w:del w:id="27" w:author="Guillén Gosalbez  Gonzalo" w:date="2024-03-06T16:07:00Z">
        <w:r w:rsidRPr="006F7514" w:rsidDel="0019451A">
          <w:rPr>
            <w:rFonts w:cstheme="minorHAnsi"/>
            <w:sz w:val="18"/>
            <w:szCs w:val="18"/>
          </w:rPr>
          <w:delText>ding</w:delText>
        </w:r>
      </w:del>
      <w:ins w:id="28" w:author="Guillén Gosalbez  Gonzalo" w:date="2024-03-06T16:07:00Z">
        <w:r w:rsidR="0019451A">
          <w:rPr>
            <w:rFonts w:cstheme="minorHAnsi"/>
            <w:sz w:val="18"/>
            <w:szCs w:val="18"/>
          </w:rPr>
          <w:t>sion in capacity of</w:t>
        </w:r>
      </w:ins>
      <w:r w:rsidRPr="006F7514">
        <w:rPr>
          <w:rFonts w:cstheme="minorHAnsi"/>
          <w:sz w:val="18"/>
          <w:szCs w:val="18"/>
        </w:rPr>
        <w:t xml:space="preserve"> the existing transmission grid to accommodate the evolving energy landscape.</w:t>
      </w:r>
      <w:ins w:id="29" w:author="Guillén Gosalbez  Gonzalo" w:date="2024-03-06T16:08:00Z">
        <w:r w:rsidR="0019451A">
          <w:rPr>
            <w:rFonts w:cstheme="minorHAnsi"/>
            <w:sz w:val="18"/>
            <w:szCs w:val="18"/>
          </w:rPr>
          <w:t xml:space="preserve"> </w:t>
        </w:r>
      </w:ins>
      <w:ins w:id="30" w:author="Guillén Gosalbez  Gonzalo" w:date="2024-03-06T16:07:00Z">
        <w:r w:rsidR="0019451A">
          <w:rPr>
            <w:rFonts w:cstheme="minorHAnsi"/>
            <w:sz w:val="18"/>
            <w:szCs w:val="18"/>
          </w:rPr>
          <w:t>However, other aspects such as electrification of mining operations might be omitted.</w:t>
        </w:r>
      </w:ins>
      <w:r w:rsidR="002805DC" w:rsidRPr="00A80191">
        <w:rPr>
          <w:rFonts w:cstheme="minorHAnsi"/>
          <w:sz w:val="18"/>
          <w:szCs w:val="18"/>
        </w:rPr>
        <w:t xml:space="preserve"> </w:t>
      </w:r>
      <w:r w:rsidR="002805DC">
        <w:rPr>
          <w:rFonts w:cstheme="minorHAnsi"/>
          <w:b/>
          <w:sz w:val="18"/>
          <w:szCs w:val="18"/>
        </w:rPr>
        <w:t xml:space="preserve">We have added this information to Section 1 of the ESI, specifically within the description of the </w:t>
      </w:r>
      <w:r w:rsidR="002805DC">
        <w:rPr>
          <w:rFonts w:cstheme="minorHAnsi"/>
          <w:b/>
          <w:i/>
          <w:sz w:val="18"/>
          <w:szCs w:val="18"/>
        </w:rPr>
        <w:t>premise</w:t>
      </w:r>
      <w:r w:rsidR="002805DC">
        <w:rPr>
          <w:rFonts w:cstheme="minorHAnsi"/>
          <w:b/>
          <w:sz w:val="18"/>
          <w:szCs w:val="18"/>
        </w:rPr>
        <w:t xml:space="preserve"> and IAM scenarios, to enhance clarity.</w:t>
      </w:r>
    </w:p>
    <w:p w14:paraId="6ABDF5C1" w14:textId="212812FB" w:rsidR="009B2FA2" w:rsidRPr="00BB5E65" w:rsidRDefault="009B2FA2" w:rsidP="00362878">
      <w:pPr>
        <w:spacing w:after="0" w:line="288" w:lineRule="auto"/>
        <w:jc w:val="both"/>
        <w:rPr>
          <w:rFonts w:cstheme="minorHAnsi"/>
          <w:color w:val="0000FF"/>
          <w:sz w:val="18"/>
          <w:szCs w:val="18"/>
        </w:rPr>
      </w:pPr>
      <w:r w:rsidRPr="0083349B">
        <w:rPr>
          <w:rFonts w:cstheme="minorHAnsi"/>
          <w:color w:val="0000FF"/>
          <w:sz w:val="18"/>
          <w:szCs w:val="18"/>
        </w:rPr>
        <w:t>1.</w:t>
      </w:r>
      <w:r w:rsidR="008934E2" w:rsidRPr="0083349B">
        <w:rPr>
          <w:rFonts w:cstheme="minorHAnsi"/>
          <w:color w:val="0000FF"/>
          <w:sz w:val="18"/>
          <w:szCs w:val="18"/>
        </w:rPr>
        <w:t>4</w:t>
      </w:r>
      <w:r w:rsidRPr="0083349B">
        <w:rPr>
          <w:rFonts w:cstheme="minorHAnsi"/>
          <w:color w:val="0000FF"/>
          <w:sz w:val="18"/>
          <w:szCs w:val="18"/>
        </w:rPr>
        <w:t>.</w:t>
      </w:r>
      <w:r w:rsidR="00966427" w:rsidRPr="0083349B">
        <w:rPr>
          <w:rFonts w:cstheme="minorHAnsi"/>
          <w:color w:val="0000FF"/>
          <w:sz w:val="18"/>
          <w:szCs w:val="18"/>
        </w:rPr>
        <w:t> Furthermore, there is no economic assessment in this manuscript to properly assess the feasibility of the case studies. A TE</w:t>
      </w:r>
      <w:r w:rsidR="00AE37D8" w:rsidRPr="0083349B">
        <w:rPr>
          <w:rFonts w:cstheme="minorHAnsi"/>
          <w:color w:val="0000FF"/>
          <w:sz w:val="18"/>
          <w:szCs w:val="18"/>
        </w:rPr>
        <w:noBreakHyphen/>
      </w:r>
      <w:r w:rsidR="00966427" w:rsidRPr="0083349B">
        <w:rPr>
          <w:rFonts w:cstheme="minorHAnsi"/>
          <w:color w:val="0000FF"/>
          <w:sz w:val="18"/>
          <w:szCs w:val="18"/>
        </w:rPr>
        <w:t>LCA analysis model is generally required by the businesses to make investment decision and the governments to make policy decisions. Authors should comment on the economic viability of their scenarios</w:t>
      </w:r>
      <w:r w:rsidRPr="0083349B">
        <w:rPr>
          <w:rFonts w:cstheme="minorHAnsi"/>
          <w:color w:val="0000FF"/>
          <w:sz w:val="18"/>
          <w:szCs w:val="18"/>
        </w:rPr>
        <w:t>.</w:t>
      </w:r>
    </w:p>
    <w:p w14:paraId="1489E9CC" w14:textId="53354BE1" w:rsidR="009B2FA2" w:rsidRPr="00115901" w:rsidRDefault="0083349B" w:rsidP="00362878">
      <w:pPr>
        <w:spacing w:line="288" w:lineRule="auto"/>
        <w:jc w:val="both"/>
        <w:rPr>
          <w:rFonts w:cstheme="minorHAnsi"/>
          <w:b/>
          <w:sz w:val="18"/>
          <w:szCs w:val="18"/>
        </w:rPr>
      </w:pPr>
      <w:r>
        <w:rPr>
          <w:rFonts w:cstheme="minorHAnsi"/>
          <w:sz w:val="18"/>
          <w:szCs w:val="18"/>
        </w:rPr>
        <w:t>We agree with the Reviewer that a techno</w:t>
      </w:r>
      <w:r w:rsidR="00115901">
        <w:rPr>
          <w:rFonts w:cstheme="minorHAnsi"/>
          <w:sz w:val="18"/>
          <w:szCs w:val="18"/>
        </w:rPr>
        <w:noBreakHyphen/>
      </w:r>
      <w:r>
        <w:rPr>
          <w:rFonts w:cstheme="minorHAnsi"/>
          <w:sz w:val="18"/>
          <w:szCs w:val="18"/>
        </w:rPr>
        <w:t xml:space="preserve">economic assessment would help evaluate the feasibility of </w:t>
      </w:r>
      <w:r w:rsidR="00C73966">
        <w:rPr>
          <w:rFonts w:cstheme="minorHAnsi"/>
          <w:sz w:val="18"/>
          <w:szCs w:val="18"/>
        </w:rPr>
        <w:t>different</w:t>
      </w:r>
      <w:r>
        <w:rPr>
          <w:rFonts w:cstheme="minorHAnsi"/>
          <w:sz w:val="18"/>
          <w:szCs w:val="18"/>
        </w:rPr>
        <w:t xml:space="preserve"> routes for chemical production. However, for the fossil and blue routes, due to the </w:t>
      </w:r>
      <w:del w:id="31" w:author="Guillén Gosalbez  Gonzalo" w:date="2024-03-06T16:12:00Z">
        <w:r w:rsidDel="00CF4D6D">
          <w:rPr>
            <w:rFonts w:cstheme="minorHAnsi"/>
            <w:sz w:val="18"/>
            <w:szCs w:val="18"/>
          </w:rPr>
          <w:delText>unpredictability of</w:delText>
        </w:r>
      </w:del>
      <w:ins w:id="32" w:author="Guillén Gosalbez  Gonzalo" w:date="2024-03-06T16:12:00Z">
        <w:r w:rsidR="00CF4D6D">
          <w:rPr>
            <w:rFonts w:cstheme="minorHAnsi"/>
            <w:sz w:val="18"/>
            <w:szCs w:val="18"/>
          </w:rPr>
          <w:t>volatility of</w:t>
        </w:r>
      </w:ins>
      <w:r>
        <w:rPr>
          <w:rFonts w:cstheme="minorHAnsi"/>
          <w:sz w:val="18"/>
          <w:szCs w:val="18"/>
        </w:rPr>
        <w:t xml:space="preserve"> natural gas </w:t>
      </w:r>
      <w:r w:rsidR="00C73966">
        <w:rPr>
          <w:rFonts w:cstheme="minorHAnsi"/>
          <w:sz w:val="18"/>
          <w:szCs w:val="18"/>
        </w:rPr>
        <w:t xml:space="preserve">and electricity </w:t>
      </w:r>
      <w:r>
        <w:rPr>
          <w:rFonts w:cstheme="minorHAnsi"/>
          <w:sz w:val="18"/>
          <w:szCs w:val="18"/>
        </w:rPr>
        <w:t xml:space="preserve">prices, </w:t>
      </w:r>
      <w:r w:rsidR="00C73966">
        <w:rPr>
          <w:rFonts w:cstheme="minorHAnsi"/>
          <w:sz w:val="18"/>
          <w:szCs w:val="18"/>
        </w:rPr>
        <w:t>it is difficult to accurately project the</w:t>
      </w:r>
      <w:ins w:id="33" w:author="Guillén Gosalbez  Gonzalo" w:date="2024-03-06T16:12:00Z">
        <w:r w:rsidR="00CF4D6D">
          <w:rPr>
            <w:rFonts w:cstheme="minorHAnsi"/>
            <w:sz w:val="18"/>
            <w:szCs w:val="18"/>
          </w:rPr>
          <w:t>ir</w:t>
        </w:r>
      </w:ins>
      <w:r w:rsidR="00C73966">
        <w:rPr>
          <w:rFonts w:cstheme="minorHAnsi"/>
          <w:sz w:val="18"/>
          <w:szCs w:val="18"/>
        </w:rPr>
        <w:t xml:space="preserve"> </w:t>
      </w:r>
      <w:ins w:id="34" w:author="Guillén Gosalbez  Gonzalo" w:date="2024-03-06T16:12:00Z">
        <w:r w:rsidR="00CF4D6D">
          <w:rPr>
            <w:rFonts w:cstheme="minorHAnsi"/>
            <w:sz w:val="18"/>
            <w:szCs w:val="18"/>
          </w:rPr>
          <w:t xml:space="preserve">future </w:t>
        </w:r>
      </w:ins>
      <w:r w:rsidR="00C73966">
        <w:rPr>
          <w:rFonts w:cstheme="minorHAnsi"/>
          <w:sz w:val="18"/>
          <w:szCs w:val="18"/>
        </w:rPr>
        <w:t>production cost</w:t>
      </w:r>
      <w:ins w:id="35" w:author="Guillén Gosalbez  Gonzalo" w:date="2024-03-06T16:12:00Z">
        <w:r w:rsidR="00CF4D6D">
          <w:rPr>
            <w:rFonts w:cstheme="minorHAnsi"/>
            <w:sz w:val="18"/>
            <w:szCs w:val="18"/>
          </w:rPr>
          <w:t>s</w:t>
        </w:r>
      </w:ins>
      <w:del w:id="36" w:author="Guillén Gosalbez  Gonzalo" w:date="2024-03-06T16:12:00Z">
        <w:r w:rsidR="00C73966" w:rsidDel="00CF4D6D">
          <w:rPr>
            <w:rFonts w:cstheme="minorHAnsi"/>
            <w:sz w:val="18"/>
            <w:szCs w:val="18"/>
          </w:rPr>
          <w:delText xml:space="preserve"> of these routes</w:delText>
        </w:r>
        <w:r w:rsidR="002A1348" w:rsidDel="00CF4D6D">
          <w:rPr>
            <w:rFonts w:cstheme="minorHAnsi"/>
            <w:sz w:val="18"/>
            <w:szCs w:val="18"/>
          </w:rPr>
          <w:delText xml:space="preserve"> into the future</w:delText>
        </w:r>
      </w:del>
      <w:r w:rsidR="002A1348">
        <w:rPr>
          <w:rFonts w:cstheme="minorHAnsi"/>
          <w:sz w:val="18"/>
          <w:szCs w:val="18"/>
        </w:rPr>
        <w:t xml:space="preserve"> (</w:t>
      </w:r>
      <w:r w:rsidR="002A1348">
        <w:rPr>
          <w:rFonts w:cstheme="minorHAnsi"/>
          <w:i/>
          <w:sz w:val="18"/>
          <w:szCs w:val="18"/>
        </w:rPr>
        <w:t>e.g.</w:t>
      </w:r>
      <w:r w:rsidR="002A1348">
        <w:rPr>
          <w:rFonts w:cstheme="minorHAnsi"/>
          <w:sz w:val="18"/>
          <w:szCs w:val="18"/>
        </w:rPr>
        <w:t>, by 2050)</w:t>
      </w:r>
      <w:r w:rsidR="00C73966">
        <w:rPr>
          <w:rFonts w:cstheme="minorHAnsi"/>
          <w:sz w:val="18"/>
          <w:szCs w:val="18"/>
        </w:rPr>
        <w:t>.</w:t>
      </w:r>
      <w:r w:rsidR="001B2BD5">
        <w:rPr>
          <w:rFonts w:cstheme="minorHAnsi"/>
          <w:sz w:val="18"/>
          <w:szCs w:val="18"/>
        </w:rPr>
        <w:t xml:space="preserve"> In one of our previous studies [Nabera </w:t>
      </w:r>
      <w:r w:rsidR="001B2BD5">
        <w:rPr>
          <w:rFonts w:cstheme="minorHAnsi"/>
          <w:i/>
          <w:sz w:val="18"/>
          <w:szCs w:val="18"/>
        </w:rPr>
        <w:t>et al</w:t>
      </w:r>
      <w:r w:rsidR="001B2BD5">
        <w:rPr>
          <w:rFonts w:cstheme="minorHAnsi"/>
          <w:sz w:val="18"/>
          <w:szCs w:val="18"/>
        </w:rPr>
        <w:t xml:space="preserve">., </w:t>
      </w:r>
      <w:r w:rsidR="001B2BD5">
        <w:rPr>
          <w:rFonts w:cstheme="minorHAnsi"/>
          <w:i/>
          <w:sz w:val="18"/>
          <w:szCs w:val="18"/>
        </w:rPr>
        <w:t>Green Chem.</w:t>
      </w:r>
      <w:r w:rsidR="001B2BD5">
        <w:rPr>
          <w:rFonts w:cstheme="minorHAnsi"/>
          <w:sz w:val="18"/>
          <w:szCs w:val="18"/>
        </w:rPr>
        <w:t xml:space="preserve">, </w:t>
      </w:r>
      <w:r w:rsidR="00115901">
        <w:rPr>
          <w:rFonts w:cstheme="minorHAnsi"/>
          <w:sz w:val="18"/>
          <w:szCs w:val="18"/>
        </w:rPr>
        <w:t>2023</w:t>
      </w:r>
      <w:r w:rsidR="001B2BD5">
        <w:rPr>
          <w:rFonts w:cstheme="minorHAnsi"/>
          <w:sz w:val="18"/>
          <w:szCs w:val="18"/>
        </w:rPr>
        <w:t xml:space="preserve">, </w:t>
      </w:r>
      <w:r w:rsidR="00115901">
        <w:rPr>
          <w:rFonts w:cstheme="minorHAnsi"/>
          <w:sz w:val="18"/>
          <w:szCs w:val="18"/>
        </w:rPr>
        <w:t>25</w:t>
      </w:r>
      <w:r w:rsidR="001B2BD5">
        <w:rPr>
          <w:rFonts w:cstheme="minorHAnsi"/>
          <w:sz w:val="18"/>
          <w:szCs w:val="18"/>
        </w:rPr>
        <w:t xml:space="preserve">, </w:t>
      </w:r>
      <w:r w:rsidR="00115901">
        <w:rPr>
          <w:rFonts w:cstheme="minorHAnsi"/>
          <w:sz w:val="18"/>
          <w:szCs w:val="18"/>
        </w:rPr>
        <w:t>6603</w:t>
      </w:r>
      <w:r w:rsidR="001B2BD5">
        <w:rPr>
          <w:rFonts w:cstheme="minorHAnsi"/>
          <w:sz w:val="18"/>
          <w:szCs w:val="18"/>
        </w:rPr>
        <w:t>–</w:t>
      </w:r>
      <w:r w:rsidR="00115901">
        <w:rPr>
          <w:rFonts w:cstheme="minorHAnsi"/>
          <w:sz w:val="18"/>
          <w:szCs w:val="18"/>
        </w:rPr>
        <w:t xml:space="preserve">6611], we assessed the economic viability of green chemicals amidst the backdrop of high energy prices (natural gas and electricity) due to the Russian invasion of Ukraine. </w:t>
      </w:r>
      <w:r w:rsidR="00115901">
        <w:rPr>
          <w:rFonts w:cstheme="minorHAnsi"/>
          <w:b/>
          <w:sz w:val="18"/>
          <w:szCs w:val="18"/>
        </w:rPr>
        <w:t>A similar analysis has been carried out and added to our work, where we perform the prospective techno</w:t>
      </w:r>
      <w:r w:rsidR="00115901">
        <w:rPr>
          <w:rFonts w:cstheme="minorHAnsi"/>
          <w:b/>
          <w:sz w:val="18"/>
          <w:szCs w:val="18"/>
        </w:rPr>
        <w:noBreakHyphen/>
        <w:t xml:space="preserve">economic assessment for the fossil, blue, and green routes for ammonia and methanol production. </w:t>
      </w:r>
      <w:r w:rsidR="00115901" w:rsidRPr="00115901">
        <w:rPr>
          <w:rFonts w:cstheme="minorHAnsi"/>
          <w:sz w:val="18"/>
          <w:szCs w:val="18"/>
        </w:rPr>
        <w:t xml:space="preserve">We assume that in the future, natural gas prices </w:t>
      </w:r>
      <w:r w:rsidR="00115901">
        <w:rPr>
          <w:rFonts w:cstheme="minorHAnsi"/>
          <w:sz w:val="18"/>
          <w:szCs w:val="18"/>
        </w:rPr>
        <w:t>will be</w:t>
      </w:r>
      <w:r w:rsidR="00115901" w:rsidRPr="00115901">
        <w:rPr>
          <w:rFonts w:cstheme="minorHAnsi"/>
          <w:sz w:val="18"/>
          <w:szCs w:val="18"/>
        </w:rPr>
        <w:t xml:space="preserve"> susceptible to significant fluctuations </w:t>
      </w:r>
      <w:del w:id="37" w:author="Guillén Gosalbez  Gonzalo" w:date="2024-03-06T16:13:00Z">
        <w:r w:rsidR="00115901" w:rsidRPr="00115901" w:rsidDel="00CF4D6D">
          <w:rPr>
            <w:rFonts w:cstheme="minorHAnsi"/>
            <w:sz w:val="18"/>
            <w:szCs w:val="18"/>
          </w:rPr>
          <w:delText xml:space="preserve">given </w:delText>
        </w:r>
      </w:del>
      <w:ins w:id="38" w:author="Guillén Gosalbez  Gonzalo" w:date="2024-03-06T16:13:00Z">
        <w:r w:rsidR="00CF4D6D">
          <w:rPr>
            <w:rFonts w:cstheme="minorHAnsi"/>
            <w:sz w:val="18"/>
            <w:szCs w:val="18"/>
          </w:rPr>
          <w:t>due to</w:t>
        </w:r>
        <w:r w:rsidR="00CF4D6D" w:rsidRPr="00115901">
          <w:rPr>
            <w:rFonts w:cstheme="minorHAnsi"/>
            <w:sz w:val="18"/>
            <w:szCs w:val="18"/>
          </w:rPr>
          <w:t xml:space="preserve"> </w:t>
        </w:r>
      </w:ins>
      <w:del w:id="39" w:author="Guillén Gosalbez  Gonzalo" w:date="2024-03-06T16:13:00Z">
        <w:r w:rsidR="00115901" w:rsidRPr="00115901" w:rsidDel="00CF4D6D">
          <w:rPr>
            <w:rFonts w:cstheme="minorHAnsi"/>
            <w:sz w:val="18"/>
            <w:szCs w:val="18"/>
          </w:rPr>
          <w:delText xml:space="preserve">the </w:delText>
        </w:r>
      </w:del>
      <w:r w:rsidR="00115901" w:rsidRPr="00115901">
        <w:rPr>
          <w:rFonts w:cstheme="minorHAnsi"/>
          <w:sz w:val="18"/>
          <w:szCs w:val="18"/>
        </w:rPr>
        <w:t xml:space="preserve">geopolitical </w:t>
      </w:r>
      <w:del w:id="40" w:author="Guillén Gosalbez  Gonzalo" w:date="2024-03-06T16:13:00Z">
        <w:r w:rsidR="00115901" w:rsidRPr="00115901" w:rsidDel="00CF4D6D">
          <w:rPr>
            <w:rFonts w:cstheme="minorHAnsi"/>
            <w:sz w:val="18"/>
            <w:szCs w:val="18"/>
          </w:rPr>
          <w:delText>scenario</w:delText>
        </w:r>
      </w:del>
      <w:ins w:id="41" w:author="Guillén Gosalbez  Gonzalo" w:date="2024-03-06T16:13:00Z">
        <w:r w:rsidR="00CF4D6D">
          <w:rPr>
            <w:rFonts w:cstheme="minorHAnsi"/>
            <w:sz w:val="18"/>
            <w:szCs w:val="18"/>
          </w:rPr>
          <w:t>factors</w:t>
        </w:r>
      </w:ins>
      <w:r w:rsidR="00115901" w:rsidRPr="00115901">
        <w:rPr>
          <w:rFonts w:cstheme="minorHAnsi"/>
          <w:sz w:val="18"/>
          <w:szCs w:val="18"/>
        </w:rPr>
        <w:t xml:space="preserve">. </w:t>
      </w:r>
      <w:commentRangeStart w:id="42"/>
      <w:r w:rsidR="00115901">
        <w:rPr>
          <w:rFonts w:cstheme="minorHAnsi"/>
          <w:sz w:val="18"/>
          <w:szCs w:val="18"/>
        </w:rPr>
        <w:t>In general, we find that according to future projections, the cost of onshore wind and solar</w:t>
      </w:r>
      <w:r w:rsidR="00115901">
        <w:rPr>
          <w:rFonts w:cstheme="minorHAnsi"/>
          <w:sz w:val="18"/>
          <w:szCs w:val="18"/>
        </w:rPr>
        <w:noBreakHyphen/>
        <w:t xml:space="preserve">based hydrogen </w:t>
      </w:r>
      <w:del w:id="43" w:author="Guillén Gosalbez  Gonzalo" w:date="2024-03-06T16:14:00Z">
        <w:r w:rsidR="00115901" w:rsidDel="00CF4D6D">
          <w:rPr>
            <w:rFonts w:cstheme="minorHAnsi"/>
            <w:sz w:val="18"/>
            <w:szCs w:val="18"/>
          </w:rPr>
          <w:delText xml:space="preserve">will </w:delText>
        </w:r>
      </w:del>
      <w:ins w:id="44" w:author="Guillén Gosalbez  Gonzalo" w:date="2024-03-06T16:14:00Z">
        <w:r w:rsidR="00CF4D6D">
          <w:rPr>
            <w:rFonts w:cstheme="minorHAnsi"/>
            <w:sz w:val="18"/>
            <w:szCs w:val="18"/>
          </w:rPr>
          <w:t>could</w:t>
        </w:r>
        <w:r w:rsidR="00CF4D6D">
          <w:rPr>
            <w:rFonts w:cstheme="minorHAnsi"/>
            <w:sz w:val="18"/>
            <w:szCs w:val="18"/>
          </w:rPr>
          <w:t xml:space="preserve"> </w:t>
        </w:r>
      </w:ins>
      <w:r w:rsidR="00115901">
        <w:rPr>
          <w:rFonts w:cstheme="minorHAnsi"/>
          <w:sz w:val="18"/>
          <w:szCs w:val="18"/>
        </w:rPr>
        <w:t>reach 1.0–2.2 USD kg</w:t>
      </w:r>
      <w:r w:rsidR="00115901" w:rsidRPr="00115901">
        <w:rPr>
          <w:rFonts w:cstheme="minorHAnsi"/>
          <w:sz w:val="18"/>
          <w:szCs w:val="18"/>
          <w:vertAlign w:val="superscript"/>
        </w:rPr>
        <w:t>–1</w:t>
      </w:r>
      <w:r w:rsidR="00115901">
        <w:rPr>
          <w:rFonts w:cstheme="minorHAnsi"/>
          <w:sz w:val="18"/>
          <w:szCs w:val="18"/>
        </w:rPr>
        <w:t xml:space="preserve"> by 2050, </w:t>
      </w:r>
      <w:r w:rsidR="005E492E">
        <w:rPr>
          <w:rFonts w:cstheme="minorHAnsi"/>
          <w:sz w:val="18"/>
          <w:szCs w:val="18"/>
        </w:rPr>
        <w:t>compared</w:t>
      </w:r>
      <w:r w:rsidR="00115901">
        <w:rPr>
          <w:rFonts w:cstheme="minorHAnsi"/>
          <w:sz w:val="18"/>
          <w:szCs w:val="18"/>
        </w:rPr>
        <w:t xml:space="preserve"> to their current prices of 2.2–4.0 USD kg</w:t>
      </w:r>
      <w:r w:rsidR="00115901" w:rsidRPr="00D4355E">
        <w:rPr>
          <w:rFonts w:cstheme="minorHAnsi"/>
          <w:sz w:val="18"/>
          <w:szCs w:val="18"/>
          <w:vertAlign w:val="superscript"/>
        </w:rPr>
        <w:t>–1</w:t>
      </w:r>
      <w:r w:rsidR="00115901">
        <w:rPr>
          <w:rFonts w:cstheme="minorHAnsi"/>
          <w:sz w:val="18"/>
          <w:szCs w:val="18"/>
        </w:rPr>
        <w:t>.</w:t>
      </w:r>
      <w:commentRangeEnd w:id="42"/>
      <w:r w:rsidR="00CF4D6D">
        <w:rPr>
          <w:rStyle w:val="CommentReference"/>
          <w:rFonts w:eastAsiaTheme="minorEastAsia"/>
          <w:lang w:val="en-US"/>
        </w:rPr>
        <w:commentReference w:id="42"/>
      </w:r>
      <w:r w:rsidR="00115901">
        <w:rPr>
          <w:rFonts w:cstheme="minorHAnsi"/>
          <w:sz w:val="18"/>
          <w:szCs w:val="18"/>
        </w:rPr>
        <w:t xml:space="preserve"> Therefore, the green routes </w:t>
      </w:r>
      <w:r w:rsidR="005B1D17">
        <w:rPr>
          <w:rFonts w:cstheme="minorHAnsi"/>
          <w:sz w:val="18"/>
          <w:szCs w:val="18"/>
        </w:rPr>
        <w:t>will exhibit lower costs and,</w:t>
      </w:r>
      <w:r w:rsidR="00115901">
        <w:rPr>
          <w:rFonts w:cstheme="minorHAnsi"/>
          <w:sz w:val="18"/>
          <w:szCs w:val="18"/>
        </w:rPr>
        <w:t xml:space="preserve"> in some cases</w:t>
      </w:r>
      <w:r w:rsidR="005E492E">
        <w:rPr>
          <w:rFonts w:cstheme="minorHAnsi"/>
          <w:sz w:val="18"/>
          <w:szCs w:val="18"/>
        </w:rPr>
        <w:t xml:space="preserve"> </w:t>
      </w:r>
      <w:r w:rsidR="00115901">
        <w:rPr>
          <w:rFonts w:cstheme="minorHAnsi"/>
          <w:sz w:val="18"/>
          <w:szCs w:val="18"/>
        </w:rPr>
        <w:t>(</w:t>
      </w:r>
      <w:r w:rsidR="005E492E">
        <w:rPr>
          <w:rFonts w:cstheme="minorHAnsi"/>
          <w:sz w:val="18"/>
          <w:szCs w:val="18"/>
        </w:rPr>
        <w:t xml:space="preserve">with </w:t>
      </w:r>
      <w:r w:rsidR="00115901">
        <w:rPr>
          <w:rFonts w:cstheme="minorHAnsi"/>
          <w:sz w:val="18"/>
          <w:szCs w:val="18"/>
        </w:rPr>
        <w:t xml:space="preserve">higher energy prices), </w:t>
      </w:r>
      <w:r w:rsidR="005B1D17">
        <w:rPr>
          <w:rFonts w:cstheme="minorHAnsi"/>
          <w:sz w:val="18"/>
          <w:szCs w:val="18"/>
        </w:rPr>
        <w:t>may become</w:t>
      </w:r>
      <w:r w:rsidR="00115901">
        <w:rPr>
          <w:rFonts w:cstheme="minorHAnsi"/>
          <w:sz w:val="18"/>
          <w:szCs w:val="18"/>
        </w:rPr>
        <w:t xml:space="preserve"> already economically more attractive than the fossil and blue routes. </w:t>
      </w:r>
      <w:r w:rsidR="00115901">
        <w:rPr>
          <w:rFonts w:cstheme="minorHAnsi"/>
          <w:b/>
          <w:sz w:val="18"/>
          <w:szCs w:val="18"/>
        </w:rPr>
        <w:t>A new section (Section </w:t>
      </w:r>
      <w:r w:rsidR="00795BAD">
        <w:rPr>
          <w:rFonts w:cstheme="minorHAnsi"/>
          <w:b/>
          <w:sz w:val="18"/>
          <w:szCs w:val="18"/>
        </w:rPr>
        <w:t>7</w:t>
      </w:r>
      <w:r w:rsidR="00115901">
        <w:rPr>
          <w:rFonts w:cstheme="minorHAnsi"/>
          <w:b/>
          <w:sz w:val="18"/>
          <w:szCs w:val="18"/>
        </w:rPr>
        <w:t xml:space="preserve">) has been added to the </w:t>
      </w:r>
      <w:r w:rsidR="005B1D17">
        <w:rPr>
          <w:rFonts w:cstheme="minorHAnsi"/>
          <w:b/>
          <w:sz w:val="18"/>
          <w:szCs w:val="18"/>
        </w:rPr>
        <w:t>ESI</w:t>
      </w:r>
      <w:r w:rsidR="00115901">
        <w:rPr>
          <w:rFonts w:cstheme="minorHAnsi"/>
          <w:b/>
          <w:sz w:val="18"/>
          <w:szCs w:val="18"/>
        </w:rPr>
        <w:t xml:space="preserve"> along with </w:t>
      </w:r>
      <w:r w:rsidR="005B1D17">
        <w:rPr>
          <w:rFonts w:cstheme="minorHAnsi"/>
          <w:b/>
          <w:sz w:val="18"/>
          <w:szCs w:val="18"/>
        </w:rPr>
        <w:t xml:space="preserve">the new </w:t>
      </w:r>
      <w:r w:rsidR="00115901">
        <w:rPr>
          <w:rFonts w:cstheme="minorHAnsi"/>
          <w:b/>
          <w:sz w:val="18"/>
          <w:szCs w:val="18"/>
        </w:rPr>
        <w:t>Fig. S</w:t>
      </w:r>
      <w:r w:rsidR="00795BAD">
        <w:rPr>
          <w:rFonts w:cstheme="minorHAnsi"/>
          <w:b/>
          <w:sz w:val="18"/>
          <w:szCs w:val="18"/>
        </w:rPr>
        <w:t>7</w:t>
      </w:r>
      <w:r w:rsidR="00CA4399">
        <w:rPr>
          <w:rFonts w:cstheme="minorHAnsi"/>
          <w:b/>
          <w:sz w:val="18"/>
          <w:szCs w:val="18"/>
        </w:rPr>
        <w:t xml:space="preserve"> </w:t>
      </w:r>
      <w:r w:rsidR="00115901">
        <w:rPr>
          <w:rFonts w:cstheme="minorHAnsi"/>
          <w:b/>
          <w:sz w:val="18"/>
          <w:szCs w:val="18"/>
        </w:rPr>
        <w:t xml:space="preserve">to provide a </w:t>
      </w:r>
      <w:r w:rsidR="00BE2A0A">
        <w:rPr>
          <w:rFonts w:cstheme="minorHAnsi"/>
          <w:b/>
          <w:sz w:val="18"/>
          <w:szCs w:val="18"/>
        </w:rPr>
        <w:t xml:space="preserve">further </w:t>
      </w:r>
      <w:r w:rsidR="00115901">
        <w:rPr>
          <w:rFonts w:cstheme="minorHAnsi"/>
          <w:b/>
          <w:sz w:val="18"/>
          <w:szCs w:val="18"/>
        </w:rPr>
        <w:t xml:space="preserve">general overview </w:t>
      </w:r>
      <w:r w:rsidR="00BE2A0A">
        <w:rPr>
          <w:rFonts w:cstheme="minorHAnsi"/>
          <w:b/>
          <w:sz w:val="18"/>
          <w:szCs w:val="18"/>
        </w:rPr>
        <w:t>of</w:t>
      </w:r>
      <w:r w:rsidR="00115901">
        <w:rPr>
          <w:rFonts w:cstheme="minorHAnsi"/>
          <w:b/>
          <w:sz w:val="18"/>
          <w:szCs w:val="18"/>
        </w:rPr>
        <w:t xml:space="preserve"> the techno</w:t>
      </w:r>
      <w:r w:rsidR="00115901">
        <w:rPr>
          <w:rFonts w:cstheme="minorHAnsi"/>
          <w:b/>
          <w:sz w:val="18"/>
          <w:szCs w:val="18"/>
        </w:rPr>
        <w:noBreakHyphen/>
        <w:t xml:space="preserve">economic performance of the chemical production routes. Moreover, the discussion </w:t>
      </w:r>
      <w:r w:rsidR="005B1D17">
        <w:rPr>
          <w:rFonts w:cstheme="minorHAnsi"/>
          <w:b/>
          <w:sz w:val="18"/>
          <w:szCs w:val="18"/>
        </w:rPr>
        <w:t xml:space="preserve">of results </w:t>
      </w:r>
      <w:r w:rsidR="00115901">
        <w:rPr>
          <w:rFonts w:cstheme="minorHAnsi"/>
          <w:b/>
          <w:sz w:val="18"/>
          <w:szCs w:val="18"/>
        </w:rPr>
        <w:t xml:space="preserve">in the main manuscript has been updated to further </w:t>
      </w:r>
      <w:r w:rsidR="00BE2A0A">
        <w:rPr>
          <w:rFonts w:cstheme="minorHAnsi"/>
          <w:b/>
          <w:sz w:val="18"/>
          <w:szCs w:val="18"/>
        </w:rPr>
        <w:t>elaborate on</w:t>
      </w:r>
      <w:r w:rsidR="00115901">
        <w:rPr>
          <w:rFonts w:cstheme="minorHAnsi"/>
          <w:b/>
          <w:sz w:val="18"/>
          <w:szCs w:val="18"/>
        </w:rPr>
        <w:t xml:space="preserve"> this aspect of our work (page </w:t>
      </w:r>
      <w:r w:rsidR="00AE5B90">
        <w:rPr>
          <w:rFonts w:cstheme="minorHAnsi"/>
          <w:b/>
          <w:sz w:val="18"/>
          <w:szCs w:val="18"/>
        </w:rPr>
        <w:t>5</w:t>
      </w:r>
      <w:r w:rsidR="00115901">
        <w:rPr>
          <w:rFonts w:cstheme="minorHAnsi"/>
          <w:b/>
          <w:sz w:val="18"/>
          <w:szCs w:val="18"/>
        </w:rPr>
        <w:t>, line </w:t>
      </w:r>
      <w:r w:rsidR="00AE5B90">
        <w:rPr>
          <w:rFonts w:cstheme="minorHAnsi"/>
          <w:b/>
          <w:sz w:val="18"/>
          <w:szCs w:val="18"/>
        </w:rPr>
        <w:t>19</w:t>
      </w:r>
      <w:r w:rsidR="00115901">
        <w:rPr>
          <w:rFonts w:cstheme="minorHAnsi"/>
          <w:b/>
          <w:sz w:val="18"/>
          <w:szCs w:val="18"/>
        </w:rPr>
        <w:t xml:space="preserve">, </w:t>
      </w:r>
      <w:r w:rsidR="00AE5B90">
        <w:rPr>
          <w:rFonts w:cstheme="minorHAnsi"/>
          <w:b/>
          <w:sz w:val="18"/>
          <w:szCs w:val="18"/>
        </w:rPr>
        <w:t>left</w:t>
      </w:r>
      <w:r w:rsidR="00115901">
        <w:rPr>
          <w:rFonts w:cstheme="minorHAnsi"/>
          <w:b/>
          <w:sz w:val="18"/>
          <w:szCs w:val="18"/>
        </w:rPr>
        <w:t> column).</w:t>
      </w:r>
    </w:p>
    <w:p w14:paraId="09DAF42E" w14:textId="77777777" w:rsidR="009B2FA2" w:rsidRPr="00BB5E65" w:rsidRDefault="009B2FA2" w:rsidP="00362878">
      <w:pPr>
        <w:jc w:val="both"/>
        <w:rPr>
          <w:rFonts w:cstheme="minorHAnsi"/>
          <w:b/>
          <w:sz w:val="18"/>
          <w:szCs w:val="18"/>
        </w:rPr>
      </w:pPr>
      <w:r w:rsidRPr="00BB5E65">
        <w:rPr>
          <w:rFonts w:cstheme="minorHAnsi"/>
          <w:b/>
          <w:sz w:val="18"/>
          <w:szCs w:val="18"/>
        </w:rPr>
        <w:br w:type="page"/>
      </w:r>
      <w:r w:rsidRPr="00BB5E65">
        <w:rPr>
          <w:rFonts w:cstheme="minorHAnsi"/>
          <w:b/>
          <w:bCs/>
          <w:sz w:val="18"/>
          <w:szCs w:val="18"/>
          <w:u w:val="single"/>
        </w:rPr>
        <w:lastRenderedPageBreak/>
        <w:t>Reviewer</w:t>
      </w:r>
      <w:r w:rsidR="009B352A">
        <w:rPr>
          <w:rFonts w:cstheme="minorHAnsi"/>
          <w:b/>
          <w:bCs/>
          <w:sz w:val="18"/>
          <w:szCs w:val="18"/>
          <w:u w:val="single"/>
        </w:rPr>
        <w:t> </w:t>
      </w:r>
      <w:r w:rsidRPr="00BB5E65">
        <w:rPr>
          <w:rFonts w:cstheme="minorHAnsi"/>
          <w:b/>
          <w:bCs/>
          <w:sz w:val="18"/>
          <w:szCs w:val="18"/>
          <w:u w:val="single"/>
        </w:rPr>
        <w:t>#2</w:t>
      </w:r>
    </w:p>
    <w:p w14:paraId="2FD63D9D" w14:textId="77777777" w:rsidR="009B2FA2" w:rsidRPr="00BB5E65" w:rsidRDefault="009B2FA2" w:rsidP="00362878">
      <w:pPr>
        <w:spacing w:after="0" w:line="288" w:lineRule="auto"/>
        <w:jc w:val="both"/>
        <w:rPr>
          <w:rFonts w:cstheme="minorHAnsi"/>
          <w:color w:val="0000FF"/>
          <w:sz w:val="18"/>
          <w:szCs w:val="18"/>
        </w:rPr>
      </w:pPr>
      <w:r w:rsidRPr="00997CA5">
        <w:rPr>
          <w:rFonts w:cstheme="minorHAnsi"/>
          <w:color w:val="0000FF"/>
          <w:sz w:val="18"/>
          <w:szCs w:val="18"/>
        </w:rPr>
        <w:t>2.0. </w:t>
      </w:r>
      <w:r w:rsidR="005243D9" w:rsidRPr="00997CA5">
        <w:rPr>
          <w:rFonts w:cstheme="minorHAnsi"/>
          <w:color w:val="0000FF"/>
          <w:sz w:val="18"/>
          <w:szCs w:val="18"/>
        </w:rPr>
        <w:t>The manuscript titled ‘Integrated climate policies in the sustainability of green chemicals’ presents the results of a prospective LCA (pLCA) study which assessed the impacts of decarbonised supply chains of hydrogen, ammonia and methanol production. The paper highlights the importance supply chain/indirect decarbonisation actions can have on the life cycle carbon footprint of chemicals and would be a good fit for the journal. However, the paper has a number of issues which need resolving before it can be in a state fit for consideration for publication.</w:t>
      </w:r>
    </w:p>
    <w:p w14:paraId="49066CA7" w14:textId="2A351428" w:rsidR="009B2FA2" w:rsidRPr="00997CA5" w:rsidRDefault="00997CA5" w:rsidP="00362878">
      <w:pPr>
        <w:spacing w:line="288" w:lineRule="auto"/>
        <w:jc w:val="both"/>
        <w:rPr>
          <w:rFonts w:cstheme="minorHAnsi"/>
          <w:sz w:val="18"/>
          <w:szCs w:val="18"/>
        </w:rPr>
      </w:pPr>
      <w:r>
        <w:rPr>
          <w:rFonts w:cstheme="minorHAnsi"/>
          <w:sz w:val="18"/>
          <w:szCs w:val="18"/>
        </w:rPr>
        <w:t xml:space="preserve">We thank the Reviewer for highlighting the impact and fit of our work for the journal. We also appreciate the Reviewer’s insightful comments aimed at improving the transparency and clarity of our methodology and assumptions. </w:t>
      </w:r>
      <w:r w:rsidR="005B1D17">
        <w:rPr>
          <w:rFonts w:cstheme="minorHAnsi"/>
          <w:sz w:val="18"/>
          <w:szCs w:val="18"/>
        </w:rPr>
        <w:t>Among other actions</w:t>
      </w:r>
      <w:r>
        <w:rPr>
          <w:rFonts w:cstheme="minorHAnsi"/>
          <w:sz w:val="18"/>
          <w:szCs w:val="18"/>
        </w:rPr>
        <w:t xml:space="preserve">, </w:t>
      </w:r>
      <w:r w:rsidRPr="005B1D17">
        <w:rPr>
          <w:rFonts w:cstheme="minorHAnsi"/>
          <w:b/>
          <w:sz w:val="18"/>
          <w:szCs w:val="18"/>
        </w:rPr>
        <w:t>we have incorporated complementary techno</w:t>
      </w:r>
      <w:r w:rsidRPr="005B1D17">
        <w:rPr>
          <w:rFonts w:cstheme="minorHAnsi"/>
          <w:b/>
          <w:sz w:val="18"/>
          <w:szCs w:val="18"/>
        </w:rPr>
        <w:noBreakHyphen/>
        <w:t>economic assessments into our revised manuscript</w:t>
      </w:r>
      <w:r>
        <w:rPr>
          <w:rFonts w:cstheme="minorHAnsi"/>
          <w:sz w:val="18"/>
          <w:szCs w:val="18"/>
        </w:rPr>
        <w:t>. These results are presented in</w:t>
      </w:r>
      <w:r w:rsidR="005B1D17">
        <w:rPr>
          <w:rFonts w:cstheme="minorHAnsi"/>
          <w:sz w:val="18"/>
          <w:szCs w:val="18"/>
        </w:rPr>
        <w:t xml:space="preserve"> the new </w:t>
      </w:r>
      <w:r w:rsidR="005B1D17">
        <w:rPr>
          <w:rFonts w:cstheme="minorHAnsi"/>
          <w:b/>
          <w:sz w:val="18"/>
          <w:szCs w:val="18"/>
        </w:rPr>
        <w:t>Section 7</w:t>
      </w:r>
      <w:r w:rsidR="005B1D17">
        <w:rPr>
          <w:rFonts w:cstheme="minorHAnsi"/>
          <w:sz w:val="18"/>
          <w:szCs w:val="18"/>
        </w:rPr>
        <w:t xml:space="preserve"> and supported by the new </w:t>
      </w:r>
      <w:r>
        <w:rPr>
          <w:rFonts w:cstheme="minorHAnsi"/>
          <w:b/>
          <w:sz w:val="18"/>
          <w:szCs w:val="18"/>
        </w:rPr>
        <w:t>Fig. </w:t>
      </w:r>
      <w:r w:rsidRPr="00997CA5">
        <w:rPr>
          <w:rFonts w:cstheme="minorHAnsi"/>
          <w:b/>
          <w:sz w:val="18"/>
          <w:szCs w:val="18"/>
        </w:rPr>
        <w:t>S</w:t>
      </w:r>
      <w:r w:rsidR="00AE5B90">
        <w:rPr>
          <w:rFonts w:cstheme="minorHAnsi"/>
          <w:b/>
          <w:sz w:val="18"/>
          <w:szCs w:val="18"/>
        </w:rPr>
        <w:t>7</w:t>
      </w:r>
      <w:r>
        <w:rPr>
          <w:rFonts w:cstheme="minorHAnsi"/>
          <w:sz w:val="18"/>
          <w:szCs w:val="18"/>
        </w:rPr>
        <w:t xml:space="preserve"> of the ESI.</w:t>
      </w:r>
      <w:ins w:id="45" w:author="Guillén Gosalbez  Gonzalo" w:date="2024-03-06T16:15:00Z">
        <w:r w:rsidR="00CF4D6D">
          <w:rPr>
            <w:rFonts w:cstheme="minorHAnsi"/>
            <w:sz w:val="18"/>
            <w:szCs w:val="18"/>
          </w:rPr>
          <w:t xml:space="preserve"> Specifically, we now show xx. </w:t>
        </w:r>
      </w:ins>
    </w:p>
    <w:p w14:paraId="16831A7D" w14:textId="77777777" w:rsidR="009B2FA2" w:rsidRPr="00BB5E65" w:rsidRDefault="009B2FA2" w:rsidP="00362878">
      <w:pPr>
        <w:spacing w:after="0" w:line="288" w:lineRule="auto"/>
        <w:jc w:val="both"/>
        <w:rPr>
          <w:rFonts w:cstheme="minorHAnsi"/>
          <w:color w:val="0000FF"/>
          <w:sz w:val="18"/>
          <w:szCs w:val="18"/>
        </w:rPr>
      </w:pPr>
      <w:r w:rsidRPr="00BA110F">
        <w:rPr>
          <w:rFonts w:cstheme="minorHAnsi"/>
          <w:color w:val="0000FF"/>
          <w:sz w:val="18"/>
          <w:szCs w:val="18"/>
        </w:rPr>
        <w:t>2.1.</w:t>
      </w:r>
      <w:r w:rsidR="005243D9" w:rsidRPr="00BA110F">
        <w:rPr>
          <w:rFonts w:cstheme="minorHAnsi"/>
          <w:color w:val="0000FF"/>
          <w:sz w:val="18"/>
          <w:szCs w:val="18"/>
        </w:rPr>
        <w:t xml:space="preserve"> The main issue is around transparency in the methodology and assumptions made in the pLCA. It is not clear from the methodology (in the ESI) which </w:t>
      </w:r>
      <w:r w:rsidR="005243D9" w:rsidRPr="00BA110F">
        <w:rPr>
          <w:rFonts w:cstheme="minorHAnsi"/>
          <w:i/>
          <w:color w:val="0000FF"/>
          <w:sz w:val="18"/>
          <w:szCs w:val="18"/>
        </w:rPr>
        <w:t>premise</w:t>
      </w:r>
      <w:r w:rsidR="005243D9" w:rsidRPr="00BA110F">
        <w:rPr>
          <w:rFonts w:cstheme="minorHAnsi"/>
          <w:color w:val="0000FF"/>
          <w:sz w:val="18"/>
          <w:szCs w:val="18"/>
        </w:rPr>
        <w:t xml:space="preserve"> scenarios were used. From the information given in the paper, I would guess SSP2</w:t>
      </w:r>
      <w:r w:rsidR="00290F4D" w:rsidRPr="00BA110F">
        <w:rPr>
          <w:rFonts w:cstheme="minorHAnsi"/>
          <w:color w:val="0000FF"/>
          <w:sz w:val="18"/>
          <w:szCs w:val="18"/>
        </w:rPr>
        <w:noBreakHyphen/>
      </w:r>
      <w:r w:rsidR="005243D9" w:rsidRPr="00BA110F">
        <w:rPr>
          <w:rFonts w:cstheme="minorHAnsi"/>
          <w:color w:val="0000FF"/>
          <w:sz w:val="18"/>
          <w:szCs w:val="18"/>
        </w:rPr>
        <w:t>Base, SSP2</w:t>
      </w:r>
      <w:r w:rsidR="00290F4D" w:rsidRPr="00BA110F">
        <w:rPr>
          <w:rFonts w:cstheme="minorHAnsi"/>
          <w:color w:val="0000FF"/>
          <w:sz w:val="18"/>
          <w:szCs w:val="18"/>
        </w:rPr>
        <w:noBreakHyphen/>
      </w:r>
      <w:r w:rsidR="005243D9" w:rsidRPr="00BA110F">
        <w:rPr>
          <w:rFonts w:cstheme="minorHAnsi"/>
          <w:color w:val="0000FF"/>
          <w:sz w:val="18"/>
          <w:szCs w:val="18"/>
        </w:rPr>
        <w:t>PkBudg1100 and PkBudg500.</w:t>
      </w:r>
    </w:p>
    <w:p w14:paraId="3E9BDC64" w14:textId="4A86CA89" w:rsidR="00BA110F" w:rsidRDefault="00BA110F" w:rsidP="00BA110F">
      <w:pPr>
        <w:spacing w:after="0" w:line="288" w:lineRule="auto"/>
        <w:jc w:val="both"/>
        <w:rPr>
          <w:rFonts w:cstheme="minorHAnsi"/>
          <w:sz w:val="18"/>
          <w:szCs w:val="18"/>
        </w:rPr>
      </w:pPr>
      <w:r>
        <w:rPr>
          <w:rFonts w:cstheme="minorHAnsi"/>
          <w:sz w:val="18"/>
          <w:szCs w:val="18"/>
        </w:rPr>
        <w:t xml:space="preserve">We appreciate the suggestion from the Reviewer and acknowledge that the information regarding the </w:t>
      </w:r>
      <w:r>
        <w:rPr>
          <w:rFonts w:cstheme="minorHAnsi"/>
          <w:i/>
          <w:sz w:val="18"/>
          <w:szCs w:val="18"/>
        </w:rPr>
        <w:t>premise</w:t>
      </w:r>
      <w:r>
        <w:rPr>
          <w:rFonts w:cstheme="minorHAnsi"/>
          <w:sz w:val="18"/>
          <w:szCs w:val="18"/>
        </w:rPr>
        <w:t xml:space="preserve"> scenarios utilised in our work </w:t>
      </w:r>
      <w:del w:id="46" w:author="Guillén Gosalbez  Gonzalo" w:date="2024-03-06T16:15:00Z">
        <w:r w:rsidDel="00CF4D6D">
          <w:rPr>
            <w:rFonts w:cstheme="minorHAnsi"/>
            <w:sz w:val="18"/>
            <w:szCs w:val="18"/>
          </w:rPr>
          <w:delText xml:space="preserve">can </w:delText>
        </w:r>
      </w:del>
      <w:ins w:id="47" w:author="Guillén Gosalbez  Gonzalo" w:date="2024-03-06T16:15:00Z">
        <w:r w:rsidR="00CF4D6D">
          <w:rPr>
            <w:rFonts w:cstheme="minorHAnsi"/>
            <w:sz w:val="18"/>
            <w:szCs w:val="18"/>
          </w:rPr>
          <w:t>could</w:t>
        </w:r>
        <w:r w:rsidR="00CF4D6D">
          <w:rPr>
            <w:rFonts w:cstheme="minorHAnsi"/>
            <w:sz w:val="18"/>
            <w:szCs w:val="18"/>
          </w:rPr>
          <w:t xml:space="preserve"> </w:t>
        </w:r>
      </w:ins>
      <w:r>
        <w:rPr>
          <w:rFonts w:cstheme="minorHAnsi"/>
          <w:sz w:val="18"/>
          <w:szCs w:val="18"/>
        </w:rPr>
        <w:t xml:space="preserve">be improved. To perform the prospective LCA, we utilise </w:t>
      </w:r>
      <w:r w:rsidR="009379BC">
        <w:rPr>
          <w:rFonts w:cstheme="minorHAnsi"/>
          <w:sz w:val="18"/>
          <w:szCs w:val="18"/>
        </w:rPr>
        <w:t xml:space="preserve">scenario </w:t>
      </w:r>
      <w:r>
        <w:rPr>
          <w:rFonts w:cstheme="minorHAnsi"/>
          <w:sz w:val="18"/>
          <w:szCs w:val="18"/>
        </w:rPr>
        <w:t xml:space="preserve">results </w:t>
      </w:r>
      <w:r w:rsidR="009379BC">
        <w:rPr>
          <w:rFonts w:cstheme="minorHAnsi"/>
          <w:sz w:val="18"/>
          <w:szCs w:val="18"/>
        </w:rPr>
        <w:t xml:space="preserve">from </w:t>
      </w:r>
      <w:r>
        <w:rPr>
          <w:rFonts w:cstheme="minorHAnsi"/>
          <w:sz w:val="18"/>
          <w:szCs w:val="18"/>
        </w:rPr>
        <w:t xml:space="preserve">the IMAGE Integrated Assessment Model (IAM). The </w:t>
      </w:r>
      <w:r>
        <w:rPr>
          <w:rFonts w:cstheme="minorHAnsi"/>
          <w:i/>
          <w:sz w:val="18"/>
          <w:szCs w:val="18"/>
        </w:rPr>
        <w:t>premise</w:t>
      </w:r>
      <w:r>
        <w:rPr>
          <w:rFonts w:cstheme="minorHAnsi"/>
          <w:sz w:val="18"/>
          <w:szCs w:val="18"/>
        </w:rPr>
        <w:t xml:space="preserve"> v1.5.8 framework is further </w:t>
      </w:r>
      <w:del w:id="48" w:author="Guillén Gosalbez  Gonzalo" w:date="2024-03-06T16:15:00Z">
        <w:r w:rsidDel="00CF4D6D">
          <w:rPr>
            <w:rFonts w:cstheme="minorHAnsi"/>
            <w:sz w:val="18"/>
            <w:szCs w:val="18"/>
          </w:rPr>
          <w:delText xml:space="preserve">utilised </w:delText>
        </w:r>
      </w:del>
      <w:ins w:id="49" w:author="Guillén Gosalbez  Gonzalo" w:date="2024-03-06T16:15:00Z">
        <w:r w:rsidR="00CF4D6D">
          <w:rPr>
            <w:rFonts w:cstheme="minorHAnsi"/>
            <w:sz w:val="18"/>
            <w:szCs w:val="18"/>
          </w:rPr>
          <w:t>used</w:t>
        </w:r>
        <w:r w:rsidR="00CF4D6D">
          <w:rPr>
            <w:rFonts w:cstheme="minorHAnsi"/>
            <w:sz w:val="18"/>
            <w:szCs w:val="18"/>
          </w:rPr>
          <w:t xml:space="preserve"> </w:t>
        </w:r>
      </w:ins>
      <w:r>
        <w:rPr>
          <w:rFonts w:cstheme="minorHAnsi"/>
          <w:sz w:val="18"/>
          <w:szCs w:val="18"/>
        </w:rPr>
        <w:t xml:space="preserve">to construct future background data </w:t>
      </w:r>
      <w:r w:rsidR="00043C77">
        <w:rPr>
          <w:rFonts w:cstheme="minorHAnsi"/>
          <w:sz w:val="18"/>
          <w:szCs w:val="18"/>
        </w:rPr>
        <w:t>based on the</w:t>
      </w:r>
      <w:r>
        <w:rPr>
          <w:rFonts w:cstheme="minorHAnsi"/>
          <w:sz w:val="18"/>
          <w:szCs w:val="18"/>
        </w:rPr>
        <w:t xml:space="preserve"> results derived from IMAGE. In our study, we employ </w:t>
      </w:r>
      <w:ins w:id="50" w:author="Guillén Gosalbez  Gonzalo" w:date="2024-03-06T16:15:00Z">
        <w:r w:rsidR="00CF4D6D">
          <w:rPr>
            <w:rFonts w:cstheme="minorHAnsi"/>
            <w:sz w:val="18"/>
            <w:szCs w:val="18"/>
          </w:rPr>
          <w:t xml:space="preserve">the </w:t>
        </w:r>
      </w:ins>
      <w:r>
        <w:rPr>
          <w:rFonts w:cstheme="minorHAnsi"/>
          <w:sz w:val="18"/>
          <w:szCs w:val="18"/>
        </w:rPr>
        <w:t>SSP2, corresponding to the middle</w:t>
      </w:r>
      <w:r>
        <w:rPr>
          <w:rFonts w:cstheme="minorHAnsi"/>
          <w:sz w:val="18"/>
          <w:szCs w:val="18"/>
        </w:rPr>
        <w:noBreakHyphen/>
        <w:t>of</w:t>
      </w:r>
      <w:r>
        <w:rPr>
          <w:rFonts w:cstheme="minorHAnsi"/>
          <w:sz w:val="18"/>
          <w:szCs w:val="18"/>
        </w:rPr>
        <w:noBreakHyphen/>
        <w:t>the</w:t>
      </w:r>
      <w:r>
        <w:rPr>
          <w:rFonts w:cstheme="minorHAnsi"/>
          <w:sz w:val="18"/>
          <w:szCs w:val="18"/>
        </w:rPr>
        <w:noBreakHyphen/>
        <w:t>road pathway</w:t>
      </w:r>
      <w:r w:rsidR="009379BC">
        <w:rPr>
          <w:rFonts w:cstheme="minorHAnsi"/>
          <w:sz w:val="18"/>
          <w:szCs w:val="18"/>
        </w:rPr>
        <w:t>, combined with</w:t>
      </w:r>
      <w:r>
        <w:rPr>
          <w:rFonts w:cstheme="minorHAnsi"/>
          <w:sz w:val="18"/>
          <w:szCs w:val="18"/>
        </w:rPr>
        <w:t xml:space="preserve"> three Representative Concentration Pathways (RCPs). Therefore, the exact scenarios derived from </w:t>
      </w:r>
      <w:r>
        <w:rPr>
          <w:rFonts w:cstheme="minorHAnsi"/>
          <w:i/>
          <w:sz w:val="18"/>
          <w:szCs w:val="18"/>
        </w:rPr>
        <w:t>premise</w:t>
      </w:r>
      <w:r>
        <w:rPr>
          <w:rFonts w:cstheme="minorHAnsi"/>
          <w:sz w:val="18"/>
          <w:szCs w:val="18"/>
        </w:rPr>
        <w:t xml:space="preserve"> </w:t>
      </w:r>
      <w:del w:id="51" w:author="Guillén Gosalbez  Gonzalo" w:date="2024-03-06T16:16:00Z">
        <w:r w:rsidDel="00CF4D6D">
          <w:rPr>
            <w:rFonts w:cstheme="minorHAnsi"/>
            <w:sz w:val="18"/>
            <w:szCs w:val="18"/>
          </w:rPr>
          <w:delText xml:space="preserve">utilising </w:delText>
        </w:r>
      </w:del>
      <w:ins w:id="52" w:author="Guillén Gosalbez  Gonzalo" w:date="2024-03-06T16:16:00Z">
        <w:r w:rsidR="00CF4D6D">
          <w:rPr>
            <w:rFonts w:cstheme="minorHAnsi"/>
            <w:sz w:val="18"/>
            <w:szCs w:val="18"/>
          </w:rPr>
          <w:t>based on</w:t>
        </w:r>
        <w:r w:rsidR="00CF4D6D">
          <w:rPr>
            <w:rFonts w:cstheme="minorHAnsi"/>
            <w:sz w:val="18"/>
            <w:szCs w:val="18"/>
          </w:rPr>
          <w:t xml:space="preserve"> </w:t>
        </w:r>
      </w:ins>
      <w:r>
        <w:rPr>
          <w:rFonts w:cstheme="minorHAnsi"/>
          <w:sz w:val="18"/>
          <w:szCs w:val="18"/>
        </w:rPr>
        <w:t xml:space="preserve">the </w:t>
      </w:r>
      <w:r w:rsidR="00A7035C">
        <w:rPr>
          <w:rFonts w:cstheme="minorHAnsi"/>
          <w:sz w:val="18"/>
          <w:szCs w:val="18"/>
        </w:rPr>
        <w:t xml:space="preserve">results from the </w:t>
      </w:r>
      <w:r>
        <w:rPr>
          <w:rFonts w:cstheme="minorHAnsi"/>
          <w:sz w:val="18"/>
          <w:szCs w:val="18"/>
        </w:rPr>
        <w:t>IMAGE IAM are:</w:t>
      </w:r>
    </w:p>
    <w:p w14:paraId="7C62BDE5" w14:textId="77777777" w:rsidR="00BA110F" w:rsidRPr="00BA110F" w:rsidRDefault="00BA110F" w:rsidP="0038557B">
      <w:pPr>
        <w:pStyle w:val="ListParagraph"/>
        <w:numPr>
          <w:ilvl w:val="0"/>
          <w:numId w:val="2"/>
        </w:numPr>
        <w:spacing w:line="288" w:lineRule="auto"/>
        <w:ind w:left="432" w:firstLine="0"/>
        <w:jc w:val="both"/>
        <w:rPr>
          <w:rFonts w:cstheme="minorHAnsi"/>
          <w:sz w:val="18"/>
          <w:szCs w:val="18"/>
        </w:rPr>
      </w:pPr>
      <w:r w:rsidRPr="00BA110F">
        <w:rPr>
          <w:rFonts w:cstheme="minorHAnsi"/>
          <w:sz w:val="18"/>
          <w:szCs w:val="18"/>
        </w:rPr>
        <w:t>SSP2</w:t>
      </w:r>
      <w:r w:rsidRPr="00BA110F">
        <w:rPr>
          <w:rFonts w:cstheme="minorHAnsi"/>
          <w:sz w:val="18"/>
          <w:szCs w:val="18"/>
        </w:rPr>
        <w:noBreakHyphen/>
        <w:t>Base, limiting global mean surface temperature (GMST) to 3.5 C.</w:t>
      </w:r>
    </w:p>
    <w:p w14:paraId="731BE4A9" w14:textId="1F41CF1F" w:rsidR="00BA110F" w:rsidRDefault="00BA110F" w:rsidP="0038557B">
      <w:pPr>
        <w:pStyle w:val="ListParagraph"/>
        <w:numPr>
          <w:ilvl w:val="0"/>
          <w:numId w:val="2"/>
        </w:numPr>
        <w:spacing w:line="288" w:lineRule="auto"/>
        <w:ind w:left="432" w:firstLine="0"/>
        <w:jc w:val="both"/>
        <w:rPr>
          <w:rFonts w:cstheme="minorHAnsi"/>
          <w:sz w:val="18"/>
          <w:szCs w:val="18"/>
        </w:rPr>
      </w:pPr>
      <w:r w:rsidRPr="00BA110F">
        <w:rPr>
          <w:rFonts w:cstheme="minorHAnsi"/>
          <w:sz w:val="18"/>
          <w:szCs w:val="18"/>
        </w:rPr>
        <w:t>SSP2</w:t>
      </w:r>
      <w:r w:rsidRPr="00BA110F">
        <w:rPr>
          <w:rFonts w:cstheme="minorHAnsi"/>
          <w:sz w:val="18"/>
          <w:szCs w:val="18"/>
        </w:rPr>
        <w:noBreakHyphen/>
        <w:t xml:space="preserve">RCP26, </w:t>
      </w:r>
      <w:r>
        <w:rPr>
          <w:rFonts w:cstheme="minorHAnsi"/>
          <w:sz w:val="18"/>
          <w:szCs w:val="18"/>
        </w:rPr>
        <w:t>limiting GMST to 2 </w:t>
      </w:r>
      <w:r w:rsidRPr="00BA110F">
        <w:rPr>
          <w:rFonts w:cstheme="minorHAnsi"/>
          <w:sz w:val="18"/>
          <w:szCs w:val="18"/>
          <w:lang w:val="en-GB"/>
        </w:rPr>
        <w:t>°</w:t>
      </w:r>
      <w:r>
        <w:rPr>
          <w:rFonts w:cstheme="minorHAnsi"/>
          <w:sz w:val="18"/>
          <w:szCs w:val="18"/>
        </w:rPr>
        <w:t>C</w:t>
      </w:r>
      <w:ins w:id="53" w:author="Guillén Gosalbez  Gonzalo" w:date="2024-03-06T16:16:00Z">
        <w:r w:rsidR="00CF4D6D">
          <w:rPr>
            <w:rFonts w:cstheme="minorHAnsi"/>
            <w:sz w:val="18"/>
            <w:szCs w:val="18"/>
          </w:rPr>
          <w:t>.</w:t>
        </w:r>
      </w:ins>
    </w:p>
    <w:p w14:paraId="10202BF2" w14:textId="572A4F00" w:rsidR="009B2FA2" w:rsidRDefault="00BA110F" w:rsidP="0038557B">
      <w:pPr>
        <w:pStyle w:val="ListParagraph"/>
        <w:numPr>
          <w:ilvl w:val="0"/>
          <w:numId w:val="2"/>
        </w:numPr>
        <w:spacing w:after="0" w:line="288" w:lineRule="auto"/>
        <w:ind w:left="432" w:firstLine="0"/>
        <w:jc w:val="both"/>
        <w:rPr>
          <w:rFonts w:cstheme="minorHAnsi"/>
          <w:sz w:val="18"/>
          <w:szCs w:val="18"/>
        </w:rPr>
      </w:pPr>
      <w:r w:rsidRPr="00BA110F">
        <w:rPr>
          <w:rFonts w:cstheme="minorHAnsi"/>
          <w:sz w:val="18"/>
          <w:szCs w:val="18"/>
        </w:rPr>
        <w:t>SSP2</w:t>
      </w:r>
      <w:r w:rsidRPr="00BA110F">
        <w:rPr>
          <w:rFonts w:cstheme="minorHAnsi"/>
          <w:sz w:val="18"/>
          <w:szCs w:val="18"/>
        </w:rPr>
        <w:noBreakHyphen/>
        <w:t>RCP19</w:t>
      </w:r>
      <w:r>
        <w:rPr>
          <w:rFonts w:cstheme="minorHAnsi"/>
          <w:sz w:val="18"/>
          <w:szCs w:val="18"/>
        </w:rPr>
        <w:t>, limiting GMST to 1.5 </w:t>
      </w:r>
      <w:r w:rsidRPr="00BA110F">
        <w:rPr>
          <w:rFonts w:cstheme="minorHAnsi"/>
          <w:sz w:val="18"/>
          <w:szCs w:val="18"/>
          <w:lang w:val="en-GB"/>
        </w:rPr>
        <w:t>°</w:t>
      </w:r>
      <w:r>
        <w:rPr>
          <w:rFonts w:cstheme="minorHAnsi"/>
          <w:sz w:val="18"/>
          <w:szCs w:val="18"/>
        </w:rPr>
        <w:t>C</w:t>
      </w:r>
      <w:ins w:id="54" w:author="Guillén Gosalbez  Gonzalo" w:date="2024-03-06T16:16:00Z">
        <w:r w:rsidR="00CF4D6D">
          <w:rPr>
            <w:rFonts w:cstheme="minorHAnsi"/>
            <w:sz w:val="18"/>
            <w:szCs w:val="18"/>
          </w:rPr>
          <w:t>.</w:t>
        </w:r>
      </w:ins>
    </w:p>
    <w:p w14:paraId="3D42A2D4" w14:textId="77777777" w:rsidR="00BA110F" w:rsidRPr="00BA110F" w:rsidRDefault="00BA110F" w:rsidP="00BA110F">
      <w:pPr>
        <w:spacing w:line="288" w:lineRule="auto"/>
        <w:jc w:val="both"/>
        <w:rPr>
          <w:rFonts w:cstheme="minorHAnsi"/>
          <w:b/>
          <w:sz w:val="18"/>
          <w:szCs w:val="18"/>
        </w:rPr>
      </w:pPr>
      <w:r>
        <w:rPr>
          <w:rFonts w:cstheme="minorHAnsi"/>
          <w:b/>
          <w:sz w:val="18"/>
          <w:szCs w:val="18"/>
        </w:rPr>
        <w:t xml:space="preserve">The ESI has been updated to include the exact scenarios utilised from </w:t>
      </w:r>
      <w:r>
        <w:rPr>
          <w:rFonts w:cstheme="minorHAnsi"/>
          <w:b/>
          <w:i/>
          <w:sz w:val="18"/>
          <w:szCs w:val="18"/>
        </w:rPr>
        <w:t>premise</w:t>
      </w:r>
      <w:r>
        <w:rPr>
          <w:rFonts w:cstheme="minorHAnsi"/>
          <w:b/>
          <w:sz w:val="18"/>
          <w:szCs w:val="18"/>
        </w:rPr>
        <w:t>.</w:t>
      </w:r>
    </w:p>
    <w:p w14:paraId="406D7688" w14:textId="77777777" w:rsidR="009B2FA2" w:rsidRPr="00BB5E65" w:rsidRDefault="009B2FA2" w:rsidP="00362878">
      <w:pPr>
        <w:spacing w:after="0" w:line="288" w:lineRule="auto"/>
        <w:jc w:val="both"/>
        <w:rPr>
          <w:rFonts w:cstheme="minorHAnsi"/>
          <w:color w:val="0000FF"/>
          <w:sz w:val="18"/>
          <w:szCs w:val="18"/>
        </w:rPr>
      </w:pPr>
      <w:r w:rsidRPr="00B53E5D">
        <w:rPr>
          <w:rFonts w:cstheme="minorHAnsi"/>
          <w:color w:val="0000FF"/>
          <w:sz w:val="18"/>
          <w:szCs w:val="18"/>
        </w:rPr>
        <w:t>2.2.</w:t>
      </w:r>
      <w:r w:rsidR="00040861" w:rsidRPr="00B53E5D">
        <w:rPr>
          <w:rFonts w:cstheme="minorHAnsi"/>
          <w:color w:val="0000FF"/>
          <w:sz w:val="18"/>
          <w:szCs w:val="18"/>
        </w:rPr>
        <w:t> </w:t>
      </w:r>
      <w:r w:rsidR="005243D9" w:rsidRPr="00B53E5D">
        <w:rPr>
          <w:rFonts w:cstheme="minorHAnsi"/>
          <w:color w:val="0000FF"/>
          <w:sz w:val="18"/>
          <w:szCs w:val="18"/>
        </w:rPr>
        <w:t>The LCIA used is also not stated, but judging from the results presented, I would assume CML was used.</w:t>
      </w:r>
    </w:p>
    <w:p w14:paraId="42691F3D" w14:textId="770B1922" w:rsidR="009B2FA2" w:rsidRPr="000130A3" w:rsidRDefault="00DE597B" w:rsidP="00362878">
      <w:pPr>
        <w:spacing w:line="288" w:lineRule="auto"/>
        <w:jc w:val="both"/>
        <w:rPr>
          <w:rFonts w:cstheme="minorHAnsi"/>
          <w:b/>
          <w:sz w:val="18"/>
          <w:szCs w:val="18"/>
        </w:rPr>
      </w:pPr>
      <w:r>
        <w:rPr>
          <w:rFonts w:cstheme="minorHAnsi"/>
          <w:sz w:val="18"/>
          <w:szCs w:val="18"/>
        </w:rPr>
        <w:t xml:space="preserve">The detailed methodology </w:t>
      </w:r>
      <w:r w:rsidR="00514907">
        <w:rPr>
          <w:rFonts w:cstheme="minorHAnsi"/>
          <w:sz w:val="18"/>
          <w:szCs w:val="18"/>
        </w:rPr>
        <w:t xml:space="preserve">was described </w:t>
      </w:r>
      <w:r>
        <w:rPr>
          <w:rFonts w:cstheme="minorHAnsi"/>
          <w:sz w:val="18"/>
          <w:szCs w:val="18"/>
        </w:rPr>
        <w:t xml:space="preserve">in the ESI, following editorial guidelines. In </w:t>
      </w:r>
      <w:r>
        <w:rPr>
          <w:rFonts w:cstheme="minorHAnsi"/>
          <w:b/>
          <w:sz w:val="18"/>
          <w:szCs w:val="18"/>
        </w:rPr>
        <w:t>Section </w:t>
      </w:r>
      <w:r w:rsidR="00AE5B90">
        <w:rPr>
          <w:rFonts w:cstheme="minorHAnsi"/>
          <w:b/>
          <w:sz w:val="18"/>
          <w:szCs w:val="18"/>
        </w:rPr>
        <w:t>1</w:t>
      </w:r>
      <w:r>
        <w:rPr>
          <w:rFonts w:cstheme="minorHAnsi"/>
          <w:sz w:val="18"/>
          <w:szCs w:val="18"/>
        </w:rPr>
        <w:t xml:space="preserve"> of the ESI, we discuss the </w:t>
      </w:r>
      <w:r w:rsidR="009379BC">
        <w:rPr>
          <w:rFonts w:cstheme="minorHAnsi"/>
          <w:sz w:val="18"/>
          <w:szCs w:val="18"/>
        </w:rPr>
        <w:t>impact assessment</w:t>
      </w:r>
      <w:r>
        <w:rPr>
          <w:rFonts w:cstheme="minorHAnsi"/>
          <w:sz w:val="18"/>
          <w:szCs w:val="18"/>
        </w:rPr>
        <w:t xml:space="preserve"> methods utilised in our study. In this work, we assess multiple impact categories to </w:t>
      </w:r>
      <w:del w:id="55" w:author="Guillén Gosalbez  Gonzalo" w:date="2024-03-06T16:16:00Z">
        <w:r w:rsidDel="00CF4D6D">
          <w:rPr>
            <w:rFonts w:cstheme="minorHAnsi"/>
            <w:sz w:val="18"/>
            <w:szCs w:val="18"/>
          </w:rPr>
          <w:delText xml:space="preserve">unearth </w:delText>
        </w:r>
      </w:del>
      <w:ins w:id="56" w:author="Guillén Gosalbez  Gonzalo" w:date="2024-03-06T16:16:00Z">
        <w:r w:rsidR="00CF4D6D">
          <w:rPr>
            <w:rFonts w:cstheme="minorHAnsi"/>
            <w:sz w:val="18"/>
            <w:szCs w:val="18"/>
          </w:rPr>
          <w:t>shed light on</w:t>
        </w:r>
        <w:r w:rsidR="00CF4D6D">
          <w:rPr>
            <w:rFonts w:cstheme="minorHAnsi"/>
            <w:sz w:val="18"/>
            <w:szCs w:val="18"/>
          </w:rPr>
          <w:t xml:space="preserve"> </w:t>
        </w:r>
      </w:ins>
      <w:r>
        <w:rPr>
          <w:rFonts w:cstheme="minorHAnsi"/>
          <w:sz w:val="18"/>
          <w:szCs w:val="18"/>
        </w:rPr>
        <w:t>potential trade</w:t>
      </w:r>
      <w:r>
        <w:rPr>
          <w:rFonts w:cstheme="minorHAnsi"/>
          <w:sz w:val="18"/>
          <w:szCs w:val="18"/>
        </w:rPr>
        <w:noBreakHyphen/>
        <w:t>offs. We specifically utilised the IPCC 2013 100</w:t>
      </w:r>
      <w:r>
        <w:rPr>
          <w:rFonts w:cstheme="minorHAnsi"/>
          <w:sz w:val="18"/>
          <w:szCs w:val="18"/>
        </w:rPr>
        <w:noBreakHyphen/>
        <w:t>year global warming potentials (GWPs) to evaluate the climate change impacts</w:t>
      </w:r>
      <w:ins w:id="57" w:author="Guillén Gosalbez  Gonzalo" w:date="2024-03-06T16:17:00Z">
        <w:r w:rsidR="00CF4D6D">
          <w:rPr>
            <w:rFonts w:cstheme="minorHAnsi"/>
            <w:sz w:val="18"/>
            <w:szCs w:val="18"/>
          </w:rPr>
          <w:t>,</w:t>
        </w:r>
      </w:ins>
      <w:r>
        <w:rPr>
          <w:rFonts w:cstheme="minorHAnsi"/>
          <w:sz w:val="18"/>
          <w:szCs w:val="18"/>
        </w:rPr>
        <w:t xml:space="preserve"> and the Environmental Footprint 3.0 (EF) methods to quantify 14 other impact categories </w:t>
      </w:r>
      <w:del w:id="58" w:author="Guillén Gosalbez  Gonzalo" w:date="2024-03-06T16:17:00Z">
        <w:r w:rsidDel="00CF4D6D">
          <w:rPr>
            <w:rFonts w:cstheme="minorHAnsi"/>
            <w:sz w:val="18"/>
            <w:szCs w:val="18"/>
          </w:rPr>
          <w:delText xml:space="preserve">such as </w:delText>
        </w:r>
      </w:del>
      <w:ins w:id="59" w:author="Guillén Gosalbez  Gonzalo" w:date="2024-03-06T16:17:00Z">
        <w:r w:rsidR="00CF4D6D">
          <w:rPr>
            <w:rFonts w:cstheme="minorHAnsi"/>
            <w:sz w:val="18"/>
            <w:szCs w:val="18"/>
          </w:rPr>
          <w:t xml:space="preserve">(i.e., </w:t>
        </w:r>
      </w:ins>
      <w:r>
        <w:rPr>
          <w:rFonts w:cstheme="minorHAnsi"/>
          <w:sz w:val="18"/>
          <w:szCs w:val="18"/>
        </w:rPr>
        <w:t>acidification, freshwater ecotoxicity, freshwater eutrophication, marine eutrophication, terrestrial eutrophication, carcinogenic human toxicity, non</w:t>
      </w:r>
      <w:r>
        <w:rPr>
          <w:rFonts w:cstheme="minorHAnsi"/>
          <w:sz w:val="18"/>
          <w:szCs w:val="18"/>
        </w:rPr>
        <w:noBreakHyphen/>
        <w:t>carcinogenic human toxicity, ionising radiation, photochemical ozone formation, fossil resource use, minerals and metals resource use, water use, particulate matter formation, and ozone depletion</w:t>
      </w:r>
      <w:ins w:id="60" w:author="Guillén Gosalbez  Gonzalo" w:date="2024-03-06T16:17:00Z">
        <w:r w:rsidR="00CF4D6D">
          <w:rPr>
            <w:rFonts w:cstheme="minorHAnsi"/>
            <w:sz w:val="18"/>
            <w:szCs w:val="18"/>
          </w:rPr>
          <w:t>)</w:t>
        </w:r>
      </w:ins>
      <w:r>
        <w:rPr>
          <w:rFonts w:cstheme="minorHAnsi"/>
          <w:sz w:val="18"/>
          <w:szCs w:val="18"/>
        </w:rPr>
        <w:t xml:space="preserve">. </w:t>
      </w:r>
      <w:r w:rsidRPr="00DE597B">
        <w:rPr>
          <w:rFonts w:cstheme="minorHAnsi"/>
          <w:b/>
          <w:sz w:val="18"/>
          <w:szCs w:val="18"/>
        </w:rPr>
        <w:t>A brief description of the impact categories employed in this study is provided in Section </w:t>
      </w:r>
      <w:r w:rsidR="00AE5B90">
        <w:rPr>
          <w:rFonts w:cstheme="minorHAnsi"/>
          <w:b/>
          <w:sz w:val="18"/>
          <w:szCs w:val="18"/>
        </w:rPr>
        <w:t>10</w:t>
      </w:r>
      <w:r w:rsidRPr="00DE597B">
        <w:rPr>
          <w:rFonts w:cstheme="minorHAnsi"/>
          <w:b/>
          <w:sz w:val="18"/>
          <w:szCs w:val="18"/>
        </w:rPr>
        <w:t xml:space="preserve"> of the ESI. We have also expanded the methods section of the main manuscript to more clearly inform the readers about the </w:t>
      </w:r>
      <w:r w:rsidR="009379BC">
        <w:rPr>
          <w:rFonts w:cstheme="minorHAnsi"/>
          <w:b/>
          <w:sz w:val="18"/>
          <w:szCs w:val="18"/>
        </w:rPr>
        <w:t>impact assessment</w:t>
      </w:r>
      <w:r w:rsidRPr="00DE597B">
        <w:rPr>
          <w:rFonts w:cstheme="minorHAnsi"/>
          <w:b/>
          <w:sz w:val="18"/>
          <w:szCs w:val="18"/>
        </w:rPr>
        <w:t xml:space="preserve"> methods employed in our study (page </w:t>
      </w:r>
      <w:r w:rsidR="00AE5B90">
        <w:rPr>
          <w:rFonts w:cstheme="minorHAnsi"/>
          <w:b/>
          <w:sz w:val="18"/>
          <w:szCs w:val="18"/>
        </w:rPr>
        <w:t>2</w:t>
      </w:r>
      <w:r w:rsidRPr="00DE597B">
        <w:rPr>
          <w:rFonts w:cstheme="minorHAnsi"/>
          <w:b/>
          <w:sz w:val="18"/>
          <w:szCs w:val="18"/>
        </w:rPr>
        <w:t>, line </w:t>
      </w:r>
      <w:r w:rsidR="00AE5B90">
        <w:rPr>
          <w:rFonts w:cstheme="minorHAnsi"/>
          <w:b/>
          <w:sz w:val="18"/>
          <w:szCs w:val="18"/>
        </w:rPr>
        <w:t>49</w:t>
      </w:r>
      <w:r w:rsidRPr="00DE597B">
        <w:rPr>
          <w:rFonts w:cstheme="minorHAnsi"/>
          <w:b/>
          <w:sz w:val="18"/>
          <w:szCs w:val="18"/>
        </w:rPr>
        <w:t xml:space="preserve">, </w:t>
      </w:r>
      <w:r w:rsidR="00AE5B90">
        <w:rPr>
          <w:rFonts w:cstheme="minorHAnsi"/>
          <w:b/>
          <w:sz w:val="18"/>
          <w:szCs w:val="18"/>
        </w:rPr>
        <w:t>left</w:t>
      </w:r>
      <w:r w:rsidRPr="00DE597B">
        <w:rPr>
          <w:rFonts w:cstheme="minorHAnsi"/>
          <w:b/>
          <w:sz w:val="18"/>
          <w:szCs w:val="18"/>
        </w:rPr>
        <w:t> column).</w:t>
      </w:r>
    </w:p>
    <w:p w14:paraId="55E04D36" w14:textId="77777777" w:rsidR="009B2FA2" w:rsidRPr="00BB5E65" w:rsidRDefault="009B2FA2" w:rsidP="00362878">
      <w:pPr>
        <w:spacing w:after="0" w:line="288" w:lineRule="auto"/>
        <w:jc w:val="both"/>
        <w:rPr>
          <w:rFonts w:cstheme="minorHAnsi"/>
          <w:color w:val="0000FF"/>
          <w:sz w:val="18"/>
          <w:szCs w:val="18"/>
        </w:rPr>
      </w:pPr>
      <w:r w:rsidRPr="00FA5733">
        <w:rPr>
          <w:rFonts w:cstheme="minorHAnsi"/>
          <w:color w:val="0000FF"/>
          <w:sz w:val="18"/>
          <w:szCs w:val="18"/>
        </w:rPr>
        <w:t>2.3.</w:t>
      </w:r>
      <w:r w:rsidR="00040861" w:rsidRPr="00FA5733">
        <w:rPr>
          <w:rFonts w:cstheme="minorHAnsi"/>
          <w:color w:val="0000FF"/>
          <w:sz w:val="18"/>
          <w:szCs w:val="18"/>
        </w:rPr>
        <w:t> There is no mass and energy balance data given, which would make the results of the work difficult to replicate</w:t>
      </w:r>
      <w:r w:rsidR="001B15F3" w:rsidRPr="00FA5733">
        <w:rPr>
          <w:rFonts w:cstheme="minorHAnsi"/>
          <w:color w:val="0000FF"/>
          <w:sz w:val="18"/>
          <w:szCs w:val="18"/>
        </w:rPr>
        <w:t>.</w:t>
      </w:r>
    </w:p>
    <w:p w14:paraId="18FEF998" w14:textId="3B0F568D" w:rsidR="009B2FA2" w:rsidRPr="000130A3" w:rsidRDefault="003B13C6" w:rsidP="00362878">
      <w:pPr>
        <w:spacing w:line="288" w:lineRule="auto"/>
        <w:jc w:val="both"/>
        <w:rPr>
          <w:rFonts w:cstheme="minorHAnsi"/>
          <w:b/>
          <w:sz w:val="18"/>
          <w:szCs w:val="18"/>
        </w:rPr>
      </w:pPr>
      <w:r>
        <w:rPr>
          <w:rFonts w:cstheme="minorHAnsi"/>
          <w:sz w:val="18"/>
          <w:szCs w:val="18"/>
        </w:rPr>
        <w:t xml:space="preserve">The inventories used for the technologies studied in this work </w:t>
      </w:r>
      <w:r w:rsidR="00AB740D">
        <w:rPr>
          <w:rFonts w:cstheme="minorHAnsi"/>
          <w:sz w:val="18"/>
          <w:szCs w:val="18"/>
        </w:rPr>
        <w:t>are</w:t>
      </w:r>
      <w:r>
        <w:rPr>
          <w:rFonts w:cstheme="minorHAnsi"/>
          <w:sz w:val="18"/>
          <w:szCs w:val="18"/>
        </w:rPr>
        <w:t xml:space="preserve"> either sourced from </w:t>
      </w:r>
      <w:r w:rsidRPr="00AB740D">
        <w:rPr>
          <w:rFonts w:cstheme="minorHAnsi"/>
          <w:i/>
          <w:sz w:val="18"/>
          <w:szCs w:val="18"/>
        </w:rPr>
        <w:t>premise</w:t>
      </w:r>
      <w:r>
        <w:rPr>
          <w:rFonts w:cstheme="minorHAnsi"/>
          <w:sz w:val="18"/>
          <w:szCs w:val="18"/>
        </w:rPr>
        <w:t xml:space="preserve"> or taken from</w:t>
      </w:r>
      <w:r w:rsidR="00AB740D">
        <w:rPr>
          <w:rFonts w:cstheme="minorHAnsi"/>
          <w:sz w:val="18"/>
          <w:szCs w:val="18"/>
        </w:rPr>
        <w:t xml:space="preserve"> the</w:t>
      </w:r>
      <w:r>
        <w:rPr>
          <w:rFonts w:cstheme="minorHAnsi"/>
          <w:sz w:val="18"/>
          <w:szCs w:val="18"/>
        </w:rPr>
        <w:t xml:space="preserve"> literature. Therefore, as we do not have process models describing or providing novel inventories for</w:t>
      </w:r>
      <w:r w:rsidR="00627CC0">
        <w:rPr>
          <w:rFonts w:cstheme="minorHAnsi"/>
          <w:sz w:val="18"/>
          <w:szCs w:val="18"/>
        </w:rPr>
        <w:t xml:space="preserve"> the</w:t>
      </w:r>
      <w:r>
        <w:rPr>
          <w:rFonts w:cstheme="minorHAnsi"/>
          <w:sz w:val="18"/>
          <w:szCs w:val="18"/>
        </w:rPr>
        <w:t xml:space="preserve"> technologies studied, we omit the inclusion of mass and energy balance</w:t>
      </w:r>
      <w:r w:rsidR="00627CC0">
        <w:rPr>
          <w:rFonts w:cstheme="minorHAnsi"/>
          <w:sz w:val="18"/>
          <w:szCs w:val="18"/>
        </w:rPr>
        <w:t>s</w:t>
      </w:r>
      <w:r>
        <w:rPr>
          <w:rFonts w:cstheme="minorHAnsi"/>
          <w:sz w:val="18"/>
          <w:szCs w:val="18"/>
        </w:rPr>
        <w:t xml:space="preserve"> for each production pathway for the chemicals studied. </w:t>
      </w:r>
      <w:r w:rsidR="00FA5733" w:rsidRPr="003B13C6">
        <w:rPr>
          <w:rFonts w:cstheme="minorHAnsi"/>
          <w:sz w:val="18"/>
          <w:szCs w:val="18"/>
        </w:rPr>
        <w:t>We</w:t>
      </w:r>
      <w:r w:rsidR="00FA5733">
        <w:rPr>
          <w:rFonts w:cstheme="minorHAnsi"/>
          <w:sz w:val="18"/>
          <w:szCs w:val="18"/>
        </w:rPr>
        <w:t xml:space="preserve"> </w:t>
      </w:r>
      <w:r>
        <w:rPr>
          <w:rFonts w:cstheme="minorHAnsi"/>
          <w:sz w:val="18"/>
          <w:szCs w:val="18"/>
        </w:rPr>
        <w:t xml:space="preserve">would also like to </w:t>
      </w:r>
      <w:del w:id="61" w:author="Guillén Gosalbez  Gonzalo" w:date="2024-03-06T16:18:00Z">
        <w:r w:rsidDel="00CF4D6D">
          <w:rPr>
            <w:rFonts w:cstheme="minorHAnsi"/>
            <w:sz w:val="18"/>
            <w:szCs w:val="18"/>
          </w:rPr>
          <w:delText>shed light on the</w:delText>
        </w:r>
      </w:del>
      <w:ins w:id="62" w:author="Guillén Gosalbez  Gonzalo" w:date="2024-03-06T16:18:00Z">
        <w:r w:rsidR="00CF4D6D">
          <w:rPr>
            <w:rFonts w:cstheme="minorHAnsi"/>
            <w:sz w:val="18"/>
            <w:szCs w:val="18"/>
          </w:rPr>
          <w:t>point the Reviewer to the</w:t>
        </w:r>
      </w:ins>
      <w:r>
        <w:rPr>
          <w:rFonts w:cstheme="minorHAnsi"/>
          <w:sz w:val="18"/>
          <w:szCs w:val="18"/>
        </w:rPr>
        <w:t xml:space="preserve"> extended methods section in the ESI</w:t>
      </w:r>
      <w:r w:rsidR="00627CC0">
        <w:rPr>
          <w:rFonts w:cstheme="minorHAnsi"/>
          <w:sz w:val="18"/>
          <w:szCs w:val="18"/>
        </w:rPr>
        <w:t>,</w:t>
      </w:r>
      <w:r>
        <w:rPr>
          <w:rFonts w:cstheme="minorHAnsi"/>
          <w:sz w:val="18"/>
          <w:szCs w:val="18"/>
        </w:rPr>
        <w:t xml:space="preserve"> which delves deeper into the sources of these inventories. Specifically, </w:t>
      </w:r>
      <w:r>
        <w:rPr>
          <w:rFonts w:cstheme="minorHAnsi"/>
          <w:b/>
          <w:sz w:val="18"/>
          <w:szCs w:val="18"/>
        </w:rPr>
        <w:t>Section </w:t>
      </w:r>
      <w:r w:rsidR="00586D36">
        <w:rPr>
          <w:rFonts w:cstheme="minorHAnsi"/>
          <w:b/>
          <w:sz w:val="18"/>
          <w:szCs w:val="18"/>
        </w:rPr>
        <w:t>2</w:t>
      </w:r>
      <w:r>
        <w:rPr>
          <w:rFonts w:cstheme="minorHAnsi"/>
          <w:sz w:val="18"/>
          <w:szCs w:val="18"/>
        </w:rPr>
        <w:t xml:space="preserve"> of the ESI briefly describes the source of </w:t>
      </w:r>
      <w:ins w:id="63" w:author="Guillén Gosalbez  Gonzalo" w:date="2024-03-06T16:20:00Z">
        <w:r w:rsidR="00CF4D6D">
          <w:rPr>
            <w:rFonts w:cstheme="minorHAnsi"/>
            <w:sz w:val="18"/>
            <w:szCs w:val="18"/>
          </w:rPr>
          <w:t xml:space="preserve">the </w:t>
        </w:r>
      </w:ins>
      <w:r>
        <w:rPr>
          <w:rFonts w:cstheme="minorHAnsi"/>
          <w:sz w:val="18"/>
          <w:szCs w:val="18"/>
        </w:rPr>
        <w:t>mass and energy balances</w:t>
      </w:r>
      <w:ins w:id="64" w:author="Guillén Gosalbez  Gonzalo" w:date="2024-03-06T16:20:00Z">
        <w:r w:rsidR="00CF4D6D">
          <w:rPr>
            <w:rFonts w:cstheme="minorHAnsi"/>
            <w:sz w:val="18"/>
            <w:szCs w:val="18"/>
          </w:rPr>
          <w:t xml:space="preserve"> values</w:t>
        </w:r>
      </w:ins>
      <w:r>
        <w:rPr>
          <w:rFonts w:cstheme="minorHAnsi"/>
          <w:sz w:val="18"/>
          <w:szCs w:val="18"/>
        </w:rPr>
        <w:t xml:space="preserve"> employed in this study. However, we agree with the Reviewer that information </w:t>
      </w:r>
      <w:r w:rsidR="00627CC0">
        <w:rPr>
          <w:rFonts w:cstheme="minorHAnsi"/>
          <w:sz w:val="18"/>
          <w:szCs w:val="18"/>
        </w:rPr>
        <w:t>on</w:t>
      </w:r>
      <w:r>
        <w:rPr>
          <w:rFonts w:cstheme="minorHAnsi"/>
          <w:sz w:val="18"/>
          <w:szCs w:val="18"/>
        </w:rPr>
        <w:t xml:space="preserve"> mass and energy balance</w:t>
      </w:r>
      <w:r w:rsidR="00627CC0">
        <w:rPr>
          <w:rFonts w:cstheme="minorHAnsi"/>
          <w:sz w:val="18"/>
          <w:szCs w:val="18"/>
        </w:rPr>
        <w:t>s</w:t>
      </w:r>
      <w:r>
        <w:rPr>
          <w:rFonts w:cstheme="minorHAnsi"/>
          <w:sz w:val="18"/>
          <w:szCs w:val="18"/>
        </w:rPr>
        <w:t xml:space="preserve"> c</w:t>
      </w:r>
      <w:ins w:id="65" w:author="Guillén Gosalbez  Gonzalo" w:date="2024-03-06T16:20:00Z">
        <w:r w:rsidR="00CF4D6D">
          <w:rPr>
            <w:rFonts w:cstheme="minorHAnsi"/>
            <w:sz w:val="18"/>
            <w:szCs w:val="18"/>
          </w:rPr>
          <w:t>ould</w:t>
        </w:r>
      </w:ins>
      <w:del w:id="66" w:author="Guillén Gosalbez  Gonzalo" w:date="2024-03-06T16:20:00Z">
        <w:r w:rsidDel="00CF4D6D">
          <w:rPr>
            <w:rFonts w:cstheme="minorHAnsi"/>
            <w:sz w:val="18"/>
            <w:szCs w:val="18"/>
          </w:rPr>
          <w:delText>an</w:delText>
        </w:r>
      </w:del>
      <w:r>
        <w:rPr>
          <w:rFonts w:cstheme="minorHAnsi"/>
          <w:sz w:val="18"/>
          <w:szCs w:val="18"/>
        </w:rPr>
        <w:t xml:space="preserve"> be improved. </w:t>
      </w:r>
      <w:r>
        <w:rPr>
          <w:rFonts w:cstheme="minorHAnsi"/>
          <w:b/>
          <w:sz w:val="18"/>
          <w:szCs w:val="18"/>
        </w:rPr>
        <w:t>Therefore, we have included Table S</w:t>
      </w:r>
      <w:r w:rsidR="00AE5B90">
        <w:rPr>
          <w:rFonts w:cstheme="minorHAnsi"/>
          <w:b/>
          <w:sz w:val="18"/>
          <w:szCs w:val="18"/>
        </w:rPr>
        <w:t>1</w:t>
      </w:r>
      <w:r>
        <w:rPr>
          <w:rFonts w:cstheme="minorHAnsi"/>
          <w:b/>
          <w:sz w:val="18"/>
          <w:szCs w:val="18"/>
        </w:rPr>
        <w:t xml:space="preserve"> in the ESI</w:t>
      </w:r>
      <w:r w:rsidR="00627CC0">
        <w:rPr>
          <w:rFonts w:cstheme="minorHAnsi"/>
          <w:b/>
          <w:sz w:val="18"/>
          <w:szCs w:val="18"/>
        </w:rPr>
        <w:t>,</w:t>
      </w:r>
      <w:r>
        <w:rPr>
          <w:rFonts w:cstheme="minorHAnsi"/>
          <w:b/>
          <w:sz w:val="18"/>
          <w:szCs w:val="18"/>
        </w:rPr>
        <w:t xml:space="preserve"> briefly summarising the original source of the inventories </w:t>
      </w:r>
      <w:r w:rsidR="001A0952">
        <w:rPr>
          <w:rFonts w:cstheme="minorHAnsi"/>
          <w:b/>
          <w:sz w:val="18"/>
          <w:szCs w:val="18"/>
        </w:rPr>
        <w:t>utilised</w:t>
      </w:r>
      <w:r>
        <w:rPr>
          <w:rFonts w:cstheme="minorHAnsi"/>
          <w:b/>
          <w:sz w:val="18"/>
          <w:szCs w:val="18"/>
        </w:rPr>
        <w:t xml:space="preserve"> in our work.</w:t>
      </w:r>
    </w:p>
    <w:p w14:paraId="08BA020E" w14:textId="77777777" w:rsidR="009B2FA2" w:rsidRPr="00BB5E65" w:rsidRDefault="009B2FA2" w:rsidP="00362878">
      <w:pPr>
        <w:spacing w:after="0" w:line="288" w:lineRule="auto"/>
        <w:jc w:val="both"/>
        <w:rPr>
          <w:rFonts w:cstheme="minorHAnsi"/>
          <w:color w:val="0000FF"/>
          <w:sz w:val="18"/>
          <w:szCs w:val="18"/>
        </w:rPr>
      </w:pPr>
      <w:r w:rsidRPr="007238AA">
        <w:rPr>
          <w:rFonts w:cstheme="minorHAnsi"/>
          <w:color w:val="0000FF"/>
          <w:sz w:val="18"/>
          <w:szCs w:val="18"/>
        </w:rPr>
        <w:t>2.4.</w:t>
      </w:r>
      <w:r w:rsidR="00040861" w:rsidRPr="007238AA">
        <w:rPr>
          <w:rFonts w:cstheme="minorHAnsi"/>
          <w:color w:val="0000FF"/>
          <w:sz w:val="18"/>
          <w:szCs w:val="18"/>
        </w:rPr>
        <w:t> The geography considered is also not stated which makes the results and conclusions difficult to understand. The study appears to be global but this is not explicitly stated. The methodology used for the temporal regional assessment is also not given.</w:t>
      </w:r>
    </w:p>
    <w:p w14:paraId="62ED91A6" w14:textId="207B1CE6" w:rsidR="009B2FA2" w:rsidRPr="00297344" w:rsidRDefault="007238AA" w:rsidP="00362878">
      <w:pPr>
        <w:spacing w:line="288" w:lineRule="auto"/>
        <w:jc w:val="both"/>
        <w:rPr>
          <w:rFonts w:cstheme="minorHAnsi"/>
          <w:sz w:val="18"/>
          <w:szCs w:val="18"/>
        </w:rPr>
      </w:pPr>
      <w:r w:rsidRPr="00297344">
        <w:rPr>
          <w:rFonts w:cstheme="minorHAnsi"/>
          <w:sz w:val="18"/>
          <w:szCs w:val="18"/>
        </w:rPr>
        <w:t>We thank the Reviewer for their suggestion to improve clarity regarding the geograph</w:t>
      </w:r>
      <w:del w:id="67" w:author="Guillén Gosalbez  Gonzalo" w:date="2024-03-06T16:20:00Z">
        <w:r w:rsidRPr="00297344" w:rsidDel="00CF4D6D">
          <w:rPr>
            <w:rFonts w:cstheme="minorHAnsi"/>
            <w:sz w:val="18"/>
            <w:szCs w:val="18"/>
          </w:rPr>
          <w:delText>y</w:delText>
        </w:r>
      </w:del>
      <w:ins w:id="68" w:author="Guillén Gosalbez  Gonzalo" w:date="2024-03-06T16:20:00Z">
        <w:r w:rsidR="00CF4D6D">
          <w:rPr>
            <w:rFonts w:cstheme="minorHAnsi"/>
            <w:sz w:val="18"/>
            <w:szCs w:val="18"/>
          </w:rPr>
          <w:t>ical dimension</w:t>
        </w:r>
      </w:ins>
      <w:r w:rsidRPr="00297344">
        <w:rPr>
          <w:rFonts w:cstheme="minorHAnsi"/>
          <w:sz w:val="18"/>
          <w:szCs w:val="18"/>
        </w:rPr>
        <w:t xml:space="preserve"> </w:t>
      </w:r>
      <w:del w:id="69" w:author="Guillén Gosalbez  Gonzalo" w:date="2024-03-06T16:20:00Z">
        <w:r w:rsidRPr="00297344" w:rsidDel="00CF4D6D">
          <w:rPr>
            <w:rFonts w:cstheme="minorHAnsi"/>
            <w:sz w:val="18"/>
            <w:szCs w:val="18"/>
          </w:rPr>
          <w:delText>considered</w:delText>
        </w:r>
      </w:del>
      <w:ins w:id="70" w:author="Guillén Gosalbez  Gonzalo" w:date="2024-03-06T16:20:00Z">
        <w:r w:rsidR="00CF4D6D">
          <w:rPr>
            <w:rFonts w:cstheme="minorHAnsi"/>
            <w:sz w:val="18"/>
            <w:szCs w:val="18"/>
          </w:rPr>
          <w:t>of the assessment</w:t>
        </w:r>
      </w:ins>
      <w:r w:rsidRPr="00297344">
        <w:rPr>
          <w:rFonts w:cstheme="minorHAnsi"/>
          <w:sz w:val="18"/>
          <w:szCs w:val="18"/>
        </w:rPr>
        <w:t xml:space="preserve">. </w:t>
      </w:r>
      <w:r w:rsidR="0033456F">
        <w:rPr>
          <w:rFonts w:cstheme="minorHAnsi"/>
          <w:sz w:val="18"/>
          <w:szCs w:val="18"/>
        </w:rPr>
        <w:t>The assessments are carried out on a global level</w:t>
      </w:r>
      <w:r w:rsidRPr="00297344">
        <w:rPr>
          <w:rFonts w:cstheme="minorHAnsi"/>
          <w:sz w:val="18"/>
          <w:szCs w:val="18"/>
        </w:rPr>
        <w:t xml:space="preserve"> </w:t>
      </w:r>
      <w:r w:rsidR="0033456F">
        <w:rPr>
          <w:rFonts w:cstheme="minorHAnsi"/>
          <w:sz w:val="18"/>
          <w:szCs w:val="18"/>
        </w:rPr>
        <w:t xml:space="preserve">(captions of </w:t>
      </w:r>
      <w:r w:rsidRPr="00297344">
        <w:rPr>
          <w:rFonts w:cstheme="minorHAnsi"/>
          <w:b/>
          <w:sz w:val="18"/>
          <w:szCs w:val="18"/>
        </w:rPr>
        <w:t>Fig. 1</w:t>
      </w:r>
      <w:r w:rsidRPr="00297344">
        <w:rPr>
          <w:rFonts w:cstheme="minorHAnsi"/>
          <w:sz w:val="18"/>
          <w:szCs w:val="18"/>
        </w:rPr>
        <w:t xml:space="preserve">, </w:t>
      </w:r>
      <w:r w:rsidRPr="00297344">
        <w:rPr>
          <w:rFonts w:cstheme="minorHAnsi"/>
          <w:b/>
          <w:sz w:val="18"/>
          <w:szCs w:val="18"/>
        </w:rPr>
        <w:t>2</w:t>
      </w:r>
      <w:r w:rsidRPr="00297344">
        <w:rPr>
          <w:rFonts w:cstheme="minorHAnsi"/>
          <w:sz w:val="18"/>
          <w:szCs w:val="18"/>
        </w:rPr>
        <w:t xml:space="preserve">, and </w:t>
      </w:r>
      <w:r w:rsidRPr="00297344">
        <w:rPr>
          <w:rFonts w:cstheme="minorHAnsi"/>
          <w:b/>
          <w:sz w:val="18"/>
          <w:szCs w:val="18"/>
        </w:rPr>
        <w:t>3</w:t>
      </w:r>
      <w:r w:rsidRPr="00297344">
        <w:rPr>
          <w:rFonts w:cstheme="minorHAnsi"/>
          <w:sz w:val="18"/>
          <w:szCs w:val="18"/>
        </w:rPr>
        <w:t xml:space="preserve"> </w:t>
      </w:r>
      <w:r w:rsidR="00297344">
        <w:rPr>
          <w:rFonts w:cstheme="minorHAnsi"/>
          <w:sz w:val="18"/>
          <w:szCs w:val="18"/>
        </w:rPr>
        <w:t>in</w:t>
      </w:r>
      <w:r w:rsidRPr="00297344">
        <w:rPr>
          <w:rFonts w:cstheme="minorHAnsi"/>
          <w:sz w:val="18"/>
          <w:szCs w:val="18"/>
        </w:rPr>
        <w:t xml:space="preserve"> the main manuscript</w:t>
      </w:r>
      <w:r w:rsidR="0033456F">
        <w:rPr>
          <w:rFonts w:cstheme="minorHAnsi"/>
          <w:sz w:val="18"/>
          <w:szCs w:val="18"/>
        </w:rPr>
        <w:t>).</w:t>
      </w:r>
      <w:r w:rsidRPr="00297344">
        <w:rPr>
          <w:rFonts w:cstheme="minorHAnsi"/>
          <w:sz w:val="18"/>
          <w:szCs w:val="18"/>
        </w:rPr>
        <w:t xml:space="preserve"> </w:t>
      </w:r>
      <w:r w:rsidR="0033456F">
        <w:rPr>
          <w:rFonts w:cstheme="minorHAnsi"/>
          <w:sz w:val="18"/>
          <w:szCs w:val="18"/>
        </w:rPr>
        <w:t>F</w:t>
      </w:r>
      <w:r w:rsidRPr="00297344">
        <w:rPr>
          <w:rFonts w:cstheme="minorHAnsi"/>
          <w:sz w:val="18"/>
          <w:szCs w:val="18"/>
        </w:rPr>
        <w:t xml:space="preserve">or the regional assessment shown in </w:t>
      </w:r>
      <w:r w:rsidRPr="00297344">
        <w:rPr>
          <w:rFonts w:cstheme="minorHAnsi"/>
          <w:b/>
          <w:sz w:val="18"/>
          <w:szCs w:val="18"/>
        </w:rPr>
        <w:t>Fig. 4</w:t>
      </w:r>
      <w:r w:rsidRPr="00297344">
        <w:rPr>
          <w:rFonts w:cstheme="minorHAnsi"/>
          <w:sz w:val="18"/>
          <w:szCs w:val="18"/>
        </w:rPr>
        <w:t xml:space="preserve"> of the main manuscript</w:t>
      </w:r>
      <w:r w:rsidR="00263E44">
        <w:rPr>
          <w:rFonts w:cstheme="minorHAnsi"/>
          <w:sz w:val="18"/>
          <w:szCs w:val="18"/>
        </w:rPr>
        <w:t>,</w:t>
      </w:r>
      <w:r w:rsidRPr="00297344">
        <w:rPr>
          <w:rFonts w:cstheme="minorHAnsi"/>
          <w:sz w:val="18"/>
          <w:szCs w:val="18"/>
        </w:rPr>
        <w:t xml:space="preserve"> we selected the most representative datasets in alignment with the regional scope of our </w:t>
      </w:r>
      <w:r w:rsidRPr="00297344">
        <w:rPr>
          <w:rFonts w:cstheme="minorHAnsi"/>
          <w:sz w:val="18"/>
          <w:szCs w:val="18"/>
        </w:rPr>
        <w:lastRenderedPageBreak/>
        <w:t>analysis. When the data for specific countr</w:t>
      </w:r>
      <w:r w:rsidR="00263E44">
        <w:rPr>
          <w:rFonts w:cstheme="minorHAnsi"/>
          <w:sz w:val="18"/>
          <w:szCs w:val="18"/>
        </w:rPr>
        <w:t>ies</w:t>
      </w:r>
      <w:r w:rsidRPr="00297344">
        <w:rPr>
          <w:rFonts w:cstheme="minorHAnsi"/>
          <w:sz w:val="18"/>
          <w:szCs w:val="18"/>
        </w:rPr>
        <w:t xml:space="preserve"> or region</w:t>
      </w:r>
      <w:r w:rsidR="00263E44">
        <w:rPr>
          <w:rFonts w:cstheme="minorHAnsi"/>
          <w:sz w:val="18"/>
          <w:szCs w:val="18"/>
        </w:rPr>
        <w:t>s</w:t>
      </w:r>
      <w:r w:rsidRPr="00297344">
        <w:rPr>
          <w:rFonts w:cstheme="minorHAnsi"/>
          <w:sz w:val="18"/>
          <w:szCs w:val="18"/>
        </w:rPr>
        <w:t xml:space="preserve"> </w:t>
      </w:r>
      <w:r w:rsidR="00263E44">
        <w:rPr>
          <w:rFonts w:cstheme="minorHAnsi"/>
          <w:sz w:val="18"/>
          <w:szCs w:val="18"/>
        </w:rPr>
        <w:t>were</w:t>
      </w:r>
      <w:r w:rsidRPr="00297344">
        <w:rPr>
          <w:rFonts w:cstheme="minorHAnsi"/>
          <w:sz w:val="18"/>
          <w:szCs w:val="18"/>
        </w:rPr>
        <w:t xml:space="preserve"> not available, we utilised the global (GLO) or rest</w:t>
      </w:r>
      <w:r w:rsidRPr="00297344">
        <w:rPr>
          <w:rFonts w:cstheme="minorHAnsi"/>
          <w:sz w:val="18"/>
          <w:szCs w:val="18"/>
        </w:rPr>
        <w:noBreakHyphen/>
        <w:t>of</w:t>
      </w:r>
      <w:r w:rsidRPr="00297344">
        <w:rPr>
          <w:rFonts w:cstheme="minorHAnsi"/>
          <w:sz w:val="18"/>
          <w:szCs w:val="18"/>
        </w:rPr>
        <w:noBreakHyphen/>
        <w:t>the</w:t>
      </w:r>
      <w:r w:rsidRPr="00297344">
        <w:rPr>
          <w:rFonts w:cstheme="minorHAnsi"/>
          <w:sz w:val="18"/>
          <w:szCs w:val="18"/>
        </w:rPr>
        <w:noBreakHyphen/>
        <w:t>world (RoW)</w:t>
      </w:r>
      <w:r w:rsidRPr="00297344">
        <w:rPr>
          <w:rFonts w:cstheme="minorHAnsi"/>
          <w:sz w:val="18"/>
          <w:szCs w:val="18"/>
        </w:rPr>
        <w:noBreakHyphen/>
        <w:t xml:space="preserve">based inventories to fill in data gaps. </w:t>
      </w:r>
      <w:r w:rsidRPr="00297344">
        <w:rPr>
          <w:rFonts w:cstheme="minorHAnsi"/>
          <w:b/>
          <w:sz w:val="18"/>
          <w:szCs w:val="18"/>
        </w:rPr>
        <w:t>In response to the Reviewer’s suggestion</w:t>
      </w:r>
      <w:r w:rsidR="00263E44">
        <w:rPr>
          <w:rFonts w:cstheme="minorHAnsi"/>
          <w:b/>
          <w:sz w:val="18"/>
          <w:szCs w:val="18"/>
        </w:rPr>
        <w:t>,</w:t>
      </w:r>
      <w:r w:rsidRPr="00297344">
        <w:rPr>
          <w:rFonts w:cstheme="minorHAnsi"/>
          <w:b/>
          <w:sz w:val="18"/>
          <w:szCs w:val="18"/>
        </w:rPr>
        <w:t xml:space="preserve"> we have included text in the discussion of results for Fig. 1, 2, and 3 to </w:t>
      </w:r>
      <w:r w:rsidRPr="00FA5733">
        <w:rPr>
          <w:rFonts w:cstheme="minorHAnsi"/>
          <w:b/>
          <w:sz w:val="18"/>
          <w:szCs w:val="18"/>
        </w:rPr>
        <w:t>further clarify that these analyses are carried out on a global level (page </w:t>
      </w:r>
      <w:r w:rsidR="005024A3">
        <w:rPr>
          <w:rFonts w:cstheme="minorHAnsi"/>
          <w:b/>
          <w:sz w:val="18"/>
          <w:szCs w:val="18"/>
        </w:rPr>
        <w:t>2</w:t>
      </w:r>
      <w:r w:rsidRPr="00FA5733">
        <w:rPr>
          <w:rFonts w:cstheme="minorHAnsi"/>
          <w:b/>
          <w:sz w:val="18"/>
          <w:szCs w:val="18"/>
        </w:rPr>
        <w:t>, line </w:t>
      </w:r>
      <w:r w:rsidR="005024A3">
        <w:rPr>
          <w:rFonts w:cstheme="minorHAnsi"/>
          <w:b/>
          <w:sz w:val="18"/>
          <w:szCs w:val="18"/>
        </w:rPr>
        <w:t>22</w:t>
      </w:r>
      <w:r w:rsidRPr="00FA5733">
        <w:rPr>
          <w:rFonts w:cstheme="minorHAnsi"/>
          <w:b/>
          <w:sz w:val="18"/>
          <w:szCs w:val="18"/>
        </w:rPr>
        <w:t xml:space="preserve">, </w:t>
      </w:r>
      <w:r w:rsidR="005024A3">
        <w:rPr>
          <w:rFonts w:cstheme="minorHAnsi"/>
          <w:b/>
          <w:sz w:val="18"/>
          <w:szCs w:val="18"/>
        </w:rPr>
        <w:t>right</w:t>
      </w:r>
      <w:r w:rsidRPr="00FA5733">
        <w:rPr>
          <w:rFonts w:cstheme="minorHAnsi"/>
          <w:b/>
          <w:sz w:val="18"/>
          <w:szCs w:val="18"/>
        </w:rPr>
        <w:t> column)</w:t>
      </w:r>
      <w:r w:rsidR="00297344" w:rsidRPr="00FA5733">
        <w:rPr>
          <w:rFonts w:cstheme="minorHAnsi"/>
          <w:b/>
          <w:sz w:val="18"/>
          <w:szCs w:val="18"/>
        </w:rPr>
        <w:t xml:space="preserve"> and (page </w:t>
      </w:r>
      <w:r w:rsidR="005024A3">
        <w:rPr>
          <w:rFonts w:cstheme="minorHAnsi"/>
          <w:b/>
          <w:sz w:val="18"/>
          <w:szCs w:val="18"/>
        </w:rPr>
        <w:t>5</w:t>
      </w:r>
      <w:r w:rsidR="00297344" w:rsidRPr="00FA5733">
        <w:rPr>
          <w:rFonts w:cstheme="minorHAnsi"/>
          <w:b/>
          <w:sz w:val="18"/>
          <w:szCs w:val="18"/>
        </w:rPr>
        <w:t>, line </w:t>
      </w:r>
      <w:r w:rsidR="005024A3">
        <w:rPr>
          <w:rFonts w:cstheme="minorHAnsi"/>
          <w:b/>
          <w:sz w:val="18"/>
          <w:szCs w:val="18"/>
        </w:rPr>
        <w:t>48</w:t>
      </w:r>
      <w:r w:rsidR="00297344" w:rsidRPr="00FA5733">
        <w:rPr>
          <w:rFonts w:cstheme="minorHAnsi"/>
          <w:b/>
          <w:sz w:val="18"/>
          <w:szCs w:val="18"/>
        </w:rPr>
        <w:t xml:space="preserve">, </w:t>
      </w:r>
      <w:r w:rsidR="005024A3">
        <w:rPr>
          <w:rFonts w:cstheme="minorHAnsi"/>
          <w:b/>
          <w:sz w:val="18"/>
          <w:szCs w:val="18"/>
        </w:rPr>
        <w:t>left</w:t>
      </w:r>
      <w:r w:rsidR="00297344" w:rsidRPr="00FA5733">
        <w:rPr>
          <w:rFonts w:cstheme="minorHAnsi"/>
          <w:b/>
          <w:sz w:val="18"/>
          <w:szCs w:val="18"/>
        </w:rPr>
        <w:t> column)</w:t>
      </w:r>
      <w:r w:rsidRPr="00FA5733">
        <w:rPr>
          <w:rFonts w:cstheme="minorHAnsi"/>
          <w:b/>
          <w:sz w:val="18"/>
          <w:szCs w:val="18"/>
        </w:rPr>
        <w:t>.</w:t>
      </w:r>
    </w:p>
    <w:p w14:paraId="4EF980D8" w14:textId="77777777" w:rsidR="009B2FA2" w:rsidRPr="00BB5E65" w:rsidRDefault="009B2FA2" w:rsidP="00362878">
      <w:pPr>
        <w:spacing w:after="0" w:line="288" w:lineRule="auto"/>
        <w:jc w:val="both"/>
        <w:rPr>
          <w:rFonts w:cstheme="minorHAnsi"/>
          <w:color w:val="0000FF"/>
          <w:sz w:val="18"/>
          <w:szCs w:val="18"/>
        </w:rPr>
      </w:pPr>
      <w:r w:rsidRPr="005C413E">
        <w:rPr>
          <w:rFonts w:cstheme="minorHAnsi"/>
          <w:color w:val="0000FF"/>
          <w:sz w:val="18"/>
          <w:szCs w:val="18"/>
        </w:rPr>
        <w:t>2.5.</w:t>
      </w:r>
      <w:r w:rsidR="00040861" w:rsidRPr="005C413E">
        <w:rPr>
          <w:rFonts w:cstheme="minorHAnsi"/>
          <w:color w:val="0000FF"/>
          <w:sz w:val="18"/>
          <w:szCs w:val="18"/>
        </w:rPr>
        <w:t> Another area of concern is the assumption that methanol serves as a form of carbon dioxide storage, which results in the net emissions being negative. As one of the main conclusions and messages in the paper is that methanol can have net negative emissions, which I feel could be misleading and misinterpreted, the paper could benefit from mentioning the limitations to this assumption.</w:t>
      </w:r>
    </w:p>
    <w:p w14:paraId="54D0BBC1" w14:textId="14C254A7" w:rsidR="009B2FA2" w:rsidRPr="005C413E" w:rsidRDefault="005C413E" w:rsidP="00362878">
      <w:pPr>
        <w:spacing w:line="288" w:lineRule="auto"/>
        <w:jc w:val="both"/>
        <w:rPr>
          <w:rFonts w:cstheme="minorHAnsi"/>
          <w:b/>
          <w:sz w:val="18"/>
          <w:szCs w:val="18"/>
        </w:rPr>
      </w:pPr>
      <w:r>
        <w:rPr>
          <w:rFonts w:cstheme="minorHAnsi"/>
          <w:sz w:val="18"/>
          <w:szCs w:val="18"/>
        </w:rPr>
        <w:t>We agree with the Reviewer that the calculated climate change impacts for methanol are net</w:t>
      </w:r>
      <w:r>
        <w:rPr>
          <w:rFonts w:cstheme="minorHAnsi"/>
          <w:sz w:val="18"/>
          <w:szCs w:val="18"/>
        </w:rPr>
        <w:noBreakHyphen/>
        <w:t>negative when specifically performing a cradle</w:t>
      </w:r>
      <w:r>
        <w:rPr>
          <w:rFonts w:cstheme="minorHAnsi"/>
          <w:sz w:val="18"/>
          <w:szCs w:val="18"/>
        </w:rPr>
        <w:noBreakHyphen/>
        <w:t>to</w:t>
      </w:r>
      <w:r>
        <w:rPr>
          <w:rFonts w:cstheme="minorHAnsi"/>
          <w:sz w:val="18"/>
          <w:szCs w:val="18"/>
        </w:rPr>
        <w:noBreakHyphen/>
        <w:t>gate analysis</w:t>
      </w:r>
      <w:r w:rsidR="00066DB1">
        <w:rPr>
          <w:rFonts w:cstheme="minorHAnsi"/>
          <w:sz w:val="18"/>
          <w:szCs w:val="18"/>
        </w:rPr>
        <w:t xml:space="preserve"> (see captions of all figures)</w:t>
      </w:r>
      <w:r>
        <w:rPr>
          <w:rFonts w:cstheme="minorHAnsi"/>
          <w:sz w:val="18"/>
          <w:szCs w:val="18"/>
        </w:rPr>
        <w:t xml:space="preserve">. Moreover, the methods section also </w:t>
      </w:r>
      <w:r w:rsidR="002A0C16">
        <w:rPr>
          <w:rFonts w:cstheme="minorHAnsi"/>
          <w:sz w:val="18"/>
          <w:szCs w:val="18"/>
        </w:rPr>
        <w:t>emphasises</w:t>
      </w:r>
      <w:r>
        <w:rPr>
          <w:rFonts w:cstheme="minorHAnsi"/>
          <w:sz w:val="18"/>
          <w:szCs w:val="18"/>
        </w:rPr>
        <w:t xml:space="preserve"> that this work </w:t>
      </w:r>
      <w:r w:rsidR="002A0C16">
        <w:rPr>
          <w:rFonts w:cstheme="minorHAnsi"/>
          <w:sz w:val="18"/>
          <w:szCs w:val="18"/>
        </w:rPr>
        <w:t>evaluates the</w:t>
      </w:r>
      <w:r>
        <w:rPr>
          <w:rFonts w:cstheme="minorHAnsi"/>
          <w:sz w:val="18"/>
          <w:szCs w:val="18"/>
        </w:rPr>
        <w:t xml:space="preserve"> cradle</w:t>
      </w:r>
      <w:r>
        <w:rPr>
          <w:rFonts w:cstheme="minorHAnsi"/>
          <w:sz w:val="18"/>
          <w:szCs w:val="18"/>
        </w:rPr>
        <w:noBreakHyphen/>
        <w:t>to</w:t>
      </w:r>
      <w:r>
        <w:rPr>
          <w:rFonts w:cstheme="minorHAnsi"/>
          <w:sz w:val="18"/>
          <w:szCs w:val="18"/>
        </w:rPr>
        <w:noBreakHyphen/>
        <w:t xml:space="preserve">gate </w:t>
      </w:r>
      <w:r w:rsidR="002A0C16">
        <w:rPr>
          <w:rFonts w:cstheme="minorHAnsi"/>
          <w:sz w:val="18"/>
          <w:szCs w:val="18"/>
        </w:rPr>
        <w:t>impacts</w:t>
      </w:r>
      <w:r>
        <w:rPr>
          <w:rFonts w:cstheme="minorHAnsi"/>
          <w:sz w:val="18"/>
          <w:szCs w:val="18"/>
        </w:rPr>
        <w:t>, encompassing all relevant inputs and outputs from both the technosphere and biosphere necessary for chemical production. A cradle</w:t>
      </w:r>
      <w:r>
        <w:rPr>
          <w:rFonts w:cstheme="minorHAnsi"/>
          <w:sz w:val="18"/>
          <w:szCs w:val="18"/>
        </w:rPr>
        <w:noBreakHyphen/>
        <w:t>to</w:t>
      </w:r>
      <w:r>
        <w:rPr>
          <w:rFonts w:cstheme="minorHAnsi"/>
          <w:sz w:val="18"/>
          <w:szCs w:val="18"/>
        </w:rPr>
        <w:noBreakHyphen/>
        <w:t xml:space="preserve">gate assessment is carried out for all categories to avoid assumptions about the use phase of all three chemicals analysed, thereby reducing uncertainties. </w:t>
      </w:r>
      <w:r>
        <w:rPr>
          <w:rFonts w:cstheme="minorHAnsi"/>
          <w:b/>
          <w:sz w:val="18"/>
          <w:szCs w:val="18"/>
        </w:rPr>
        <w:t xml:space="preserve">In </w:t>
      </w:r>
      <w:r w:rsidR="002A0C16">
        <w:rPr>
          <w:rFonts w:cstheme="minorHAnsi"/>
          <w:b/>
          <w:sz w:val="18"/>
          <w:szCs w:val="18"/>
        </w:rPr>
        <w:t>response</w:t>
      </w:r>
      <w:r>
        <w:rPr>
          <w:rFonts w:cstheme="minorHAnsi"/>
          <w:b/>
          <w:sz w:val="18"/>
          <w:szCs w:val="18"/>
        </w:rPr>
        <w:t xml:space="preserve"> to the Reviewer’s comment, we have further enhanced the contextualisation in the main manuscript to provide clarification to our readers (page </w:t>
      </w:r>
      <w:r w:rsidR="00764BD8">
        <w:rPr>
          <w:rFonts w:cstheme="minorHAnsi"/>
          <w:b/>
          <w:sz w:val="18"/>
          <w:szCs w:val="18"/>
        </w:rPr>
        <w:t>2</w:t>
      </w:r>
      <w:r>
        <w:rPr>
          <w:rFonts w:cstheme="minorHAnsi"/>
          <w:b/>
          <w:sz w:val="18"/>
          <w:szCs w:val="18"/>
        </w:rPr>
        <w:t>, line </w:t>
      </w:r>
      <w:r w:rsidR="00764BD8">
        <w:rPr>
          <w:rFonts w:cstheme="minorHAnsi"/>
          <w:b/>
          <w:sz w:val="18"/>
          <w:szCs w:val="18"/>
        </w:rPr>
        <w:t>16</w:t>
      </w:r>
      <w:r>
        <w:rPr>
          <w:rFonts w:cstheme="minorHAnsi"/>
          <w:b/>
          <w:sz w:val="18"/>
          <w:szCs w:val="18"/>
        </w:rPr>
        <w:t xml:space="preserve">, </w:t>
      </w:r>
      <w:r w:rsidR="00764BD8">
        <w:rPr>
          <w:rFonts w:cstheme="minorHAnsi"/>
          <w:b/>
          <w:sz w:val="18"/>
          <w:szCs w:val="18"/>
        </w:rPr>
        <w:t>left</w:t>
      </w:r>
      <w:r>
        <w:rPr>
          <w:rFonts w:cstheme="minorHAnsi"/>
          <w:b/>
          <w:sz w:val="18"/>
          <w:szCs w:val="18"/>
        </w:rPr>
        <w:t> column) and (page </w:t>
      </w:r>
      <w:r w:rsidR="00764BD8">
        <w:rPr>
          <w:rFonts w:cstheme="minorHAnsi"/>
          <w:b/>
          <w:sz w:val="18"/>
          <w:szCs w:val="18"/>
        </w:rPr>
        <w:t>2</w:t>
      </w:r>
      <w:r>
        <w:rPr>
          <w:rFonts w:cstheme="minorHAnsi"/>
          <w:b/>
          <w:sz w:val="18"/>
          <w:szCs w:val="18"/>
        </w:rPr>
        <w:t>, line </w:t>
      </w:r>
      <w:r w:rsidR="00764BD8">
        <w:rPr>
          <w:rFonts w:cstheme="minorHAnsi"/>
          <w:b/>
          <w:sz w:val="18"/>
          <w:szCs w:val="18"/>
        </w:rPr>
        <w:t>20</w:t>
      </w:r>
      <w:r>
        <w:rPr>
          <w:rFonts w:cstheme="minorHAnsi"/>
          <w:b/>
          <w:sz w:val="18"/>
          <w:szCs w:val="18"/>
        </w:rPr>
        <w:t xml:space="preserve">, </w:t>
      </w:r>
      <w:r w:rsidR="00764BD8">
        <w:rPr>
          <w:rFonts w:cstheme="minorHAnsi"/>
          <w:b/>
          <w:sz w:val="18"/>
          <w:szCs w:val="18"/>
        </w:rPr>
        <w:t>right</w:t>
      </w:r>
      <w:r>
        <w:rPr>
          <w:rFonts w:cstheme="minorHAnsi"/>
          <w:b/>
          <w:sz w:val="18"/>
          <w:szCs w:val="18"/>
        </w:rPr>
        <w:t> column).</w:t>
      </w:r>
    </w:p>
    <w:p w14:paraId="66BFBA6C" w14:textId="77777777" w:rsidR="009B2FA2" w:rsidRPr="00BB5E65" w:rsidRDefault="009B2FA2" w:rsidP="00362878">
      <w:pPr>
        <w:spacing w:after="0" w:line="288" w:lineRule="auto"/>
        <w:jc w:val="both"/>
        <w:rPr>
          <w:rFonts w:cstheme="minorHAnsi"/>
          <w:color w:val="0000FF"/>
          <w:sz w:val="18"/>
          <w:szCs w:val="18"/>
        </w:rPr>
      </w:pPr>
      <w:r w:rsidRPr="00EB1957">
        <w:rPr>
          <w:rFonts w:cstheme="minorHAnsi"/>
          <w:color w:val="0000FF"/>
          <w:sz w:val="18"/>
          <w:szCs w:val="18"/>
        </w:rPr>
        <w:t>2.6.</w:t>
      </w:r>
      <w:r w:rsidR="00040861" w:rsidRPr="00EB1957">
        <w:rPr>
          <w:rFonts w:cstheme="minorHAnsi"/>
          <w:color w:val="0000FF"/>
          <w:sz w:val="18"/>
          <w:szCs w:val="18"/>
        </w:rPr>
        <w:t xml:space="preserve"> Other areas where the paper needs revising: The version of </w:t>
      </w:r>
      <w:r w:rsidR="00040861" w:rsidRPr="00075BA6">
        <w:rPr>
          <w:rFonts w:cstheme="minorHAnsi"/>
          <w:i/>
          <w:color w:val="0000FF"/>
          <w:sz w:val="18"/>
          <w:szCs w:val="18"/>
        </w:rPr>
        <w:t>premise</w:t>
      </w:r>
      <w:r w:rsidR="00040861" w:rsidRPr="00EB1957">
        <w:rPr>
          <w:rFonts w:cstheme="minorHAnsi"/>
          <w:color w:val="0000FF"/>
          <w:sz w:val="18"/>
          <w:szCs w:val="18"/>
        </w:rPr>
        <w:t xml:space="preserve"> used is not stated</w:t>
      </w:r>
      <w:r w:rsidR="00CB4ED2" w:rsidRPr="00EB1957">
        <w:rPr>
          <w:rFonts w:cstheme="minorHAnsi"/>
          <w:color w:val="0000FF"/>
          <w:sz w:val="18"/>
          <w:szCs w:val="18"/>
        </w:rPr>
        <w:t>.</w:t>
      </w:r>
    </w:p>
    <w:p w14:paraId="645F9CDF" w14:textId="74C43B55" w:rsidR="009B2FA2" w:rsidRPr="00EB1957" w:rsidRDefault="00EB1957" w:rsidP="00362878">
      <w:pPr>
        <w:spacing w:line="288" w:lineRule="auto"/>
        <w:jc w:val="both"/>
        <w:rPr>
          <w:rFonts w:cstheme="minorHAnsi"/>
          <w:b/>
          <w:sz w:val="18"/>
          <w:szCs w:val="18"/>
        </w:rPr>
      </w:pPr>
      <w:r>
        <w:rPr>
          <w:rFonts w:cstheme="minorHAnsi"/>
          <w:sz w:val="18"/>
          <w:szCs w:val="18"/>
        </w:rPr>
        <w:t xml:space="preserve">In this work, to perform a prospective LCA, we utilised the </w:t>
      </w:r>
      <w:r>
        <w:rPr>
          <w:rFonts w:cstheme="minorHAnsi"/>
          <w:i/>
          <w:sz w:val="18"/>
          <w:szCs w:val="18"/>
        </w:rPr>
        <w:t>premise</w:t>
      </w:r>
      <w:r>
        <w:rPr>
          <w:rFonts w:cstheme="minorHAnsi"/>
          <w:sz w:val="18"/>
          <w:szCs w:val="18"/>
        </w:rPr>
        <w:t xml:space="preserve"> v1.5.8 framework to construct future background data. </w:t>
      </w:r>
      <w:r>
        <w:rPr>
          <w:rFonts w:cstheme="minorHAnsi"/>
          <w:b/>
          <w:sz w:val="18"/>
          <w:szCs w:val="18"/>
        </w:rPr>
        <w:t xml:space="preserve">The methods section of the main manuscript has been modified to include the version of </w:t>
      </w:r>
      <w:r>
        <w:rPr>
          <w:rFonts w:cstheme="minorHAnsi"/>
          <w:b/>
          <w:i/>
          <w:sz w:val="18"/>
          <w:szCs w:val="18"/>
        </w:rPr>
        <w:t>premise</w:t>
      </w:r>
      <w:r>
        <w:rPr>
          <w:rFonts w:cstheme="minorHAnsi"/>
          <w:b/>
          <w:sz w:val="18"/>
          <w:szCs w:val="18"/>
        </w:rPr>
        <w:t xml:space="preserve"> utilised in our study (page </w:t>
      </w:r>
      <w:r w:rsidR="00ED4931">
        <w:rPr>
          <w:rFonts w:cstheme="minorHAnsi"/>
          <w:b/>
          <w:sz w:val="18"/>
          <w:szCs w:val="18"/>
        </w:rPr>
        <w:t>2</w:t>
      </w:r>
      <w:r>
        <w:rPr>
          <w:rFonts w:cstheme="minorHAnsi"/>
          <w:b/>
          <w:sz w:val="18"/>
          <w:szCs w:val="18"/>
        </w:rPr>
        <w:t>, line </w:t>
      </w:r>
      <w:r w:rsidR="00ED4931">
        <w:rPr>
          <w:rFonts w:cstheme="minorHAnsi"/>
          <w:b/>
          <w:sz w:val="18"/>
          <w:szCs w:val="18"/>
        </w:rPr>
        <w:t>48</w:t>
      </w:r>
      <w:r>
        <w:rPr>
          <w:rFonts w:cstheme="minorHAnsi"/>
          <w:b/>
          <w:sz w:val="18"/>
          <w:szCs w:val="18"/>
        </w:rPr>
        <w:t xml:space="preserve">, </w:t>
      </w:r>
      <w:r w:rsidR="00ED4931">
        <w:rPr>
          <w:rFonts w:cstheme="minorHAnsi"/>
          <w:b/>
          <w:sz w:val="18"/>
          <w:szCs w:val="18"/>
        </w:rPr>
        <w:t>left</w:t>
      </w:r>
      <w:r>
        <w:rPr>
          <w:rFonts w:cstheme="minorHAnsi"/>
          <w:b/>
          <w:sz w:val="18"/>
          <w:szCs w:val="18"/>
        </w:rPr>
        <w:t xml:space="preserve"> column). Additionally, appropriate changes have been made in the ESI to include the version of </w:t>
      </w:r>
      <w:r>
        <w:rPr>
          <w:rFonts w:cstheme="minorHAnsi"/>
          <w:b/>
          <w:i/>
          <w:sz w:val="18"/>
          <w:szCs w:val="18"/>
        </w:rPr>
        <w:t>premise</w:t>
      </w:r>
      <w:r>
        <w:rPr>
          <w:rFonts w:cstheme="minorHAnsi"/>
          <w:b/>
          <w:sz w:val="18"/>
          <w:szCs w:val="18"/>
        </w:rPr>
        <w:t>.</w:t>
      </w:r>
    </w:p>
    <w:p w14:paraId="4311F678" w14:textId="77777777" w:rsidR="009B2FA2" w:rsidRPr="00BB5E65" w:rsidRDefault="009B2FA2" w:rsidP="00362878">
      <w:pPr>
        <w:spacing w:after="0" w:line="288" w:lineRule="auto"/>
        <w:jc w:val="both"/>
        <w:rPr>
          <w:rFonts w:cstheme="minorHAnsi"/>
          <w:color w:val="0000FF"/>
          <w:sz w:val="18"/>
          <w:szCs w:val="18"/>
        </w:rPr>
      </w:pPr>
      <w:r w:rsidRPr="00D43342">
        <w:rPr>
          <w:rFonts w:cstheme="minorHAnsi"/>
          <w:color w:val="0000FF"/>
          <w:sz w:val="18"/>
          <w:szCs w:val="18"/>
        </w:rPr>
        <w:t>2.7.</w:t>
      </w:r>
      <w:r w:rsidR="00040861" w:rsidRPr="00D43342">
        <w:rPr>
          <w:rFonts w:cstheme="minorHAnsi"/>
          <w:color w:val="0000FF"/>
          <w:sz w:val="18"/>
          <w:szCs w:val="18"/>
        </w:rPr>
        <w:t> Introduction - the sentence: ‘Nonetheless, the current environmental assessments of chemicals omit them in the analysis, potentially leading to more pessimistic estimates’, does not make sense. Are you referring to the Scope 3/indirect emissions being omitted?</w:t>
      </w:r>
    </w:p>
    <w:p w14:paraId="2329432B" w14:textId="72ABB926" w:rsidR="009B2FA2" w:rsidRPr="001077D7" w:rsidRDefault="001077D7" w:rsidP="00362878">
      <w:pPr>
        <w:spacing w:line="288" w:lineRule="auto"/>
        <w:jc w:val="both"/>
        <w:rPr>
          <w:rFonts w:cstheme="minorHAnsi"/>
          <w:b/>
          <w:sz w:val="18"/>
          <w:szCs w:val="18"/>
        </w:rPr>
      </w:pPr>
      <w:r>
        <w:rPr>
          <w:rFonts w:cstheme="minorHAnsi"/>
          <w:sz w:val="18"/>
          <w:szCs w:val="18"/>
        </w:rPr>
        <w:t xml:space="preserve">We thank the Reviewer for highlighting this aspect. </w:t>
      </w:r>
      <w:r w:rsidR="00B964DF">
        <w:rPr>
          <w:rFonts w:cstheme="minorHAnsi"/>
          <w:sz w:val="18"/>
          <w:szCs w:val="18"/>
        </w:rPr>
        <w:t>T</w:t>
      </w:r>
      <w:r w:rsidR="002367C3">
        <w:rPr>
          <w:rFonts w:cstheme="minorHAnsi"/>
          <w:sz w:val="18"/>
          <w:szCs w:val="18"/>
        </w:rPr>
        <w:t>he statement refers to the omission of</w:t>
      </w:r>
      <w:ins w:id="71" w:author="Guillén Gosalbez  Gonzalo" w:date="2024-03-06T17:22:00Z">
        <w:r w:rsidR="002D4272">
          <w:rPr>
            <w:rFonts w:cstheme="minorHAnsi"/>
            <w:sz w:val="18"/>
            <w:szCs w:val="18"/>
          </w:rPr>
          <w:t xml:space="preserve"> the evolution of</w:t>
        </w:r>
      </w:ins>
      <w:r w:rsidR="002367C3">
        <w:rPr>
          <w:rFonts w:cstheme="minorHAnsi"/>
          <w:sz w:val="18"/>
          <w:szCs w:val="18"/>
        </w:rPr>
        <w:t xml:space="preserve"> scope 2 (</w:t>
      </w:r>
      <w:commentRangeStart w:id="72"/>
      <w:r w:rsidR="002367C3">
        <w:rPr>
          <w:rFonts w:cstheme="minorHAnsi"/>
          <w:sz w:val="18"/>
          <w:szCs w:val="18"/>
        </w:rPr>
        <w:t>partially</w:t>
      </w:r>
      <w:commentRangeEnd w:id="72"/>
      <w:r w:rsidR="002D4272">
        <w:rPr>
          <w:rStyle w:val="CommentReference"/>
          <w:rFonts w:eastAsiaTheme="minorEastAsia"/>
          <w:lang w:val="en-US"/>
        </w:rPr>
        <w:commentReference w:id="72"/>
      </w:r>
      <w:r w:rsidR="002367C3">
        <w:rPr>
          <w:rFonts w:cstheme="minorHAnsi"/>
          <w:sz w:val="18"/>
          <w:szCs w:val="18"/>
        </w:rPr>
        <w:t>) and scope 3 emissions in current environmental assessments of chemicals.</w:t>
      </w:r>
      <w:r w:rsidR="00C7345A">
        <w:rPr>
          <w:rFonts w:cstheme="minorHAnsi"/>
          <w:sz w:val="18"/>
          <w:szCs w:val="18"/>
        </w:rPr>
        <w:t xml:space="preserve"> </w:t>
      </w:r>
      <w:r w:rsidR="00BC7ABF">
        <w:rPr>
          <w:rFonts w:cstheme="minorHAnsi"/>
          <w:sz w:val="18"/>
          <w:szCs w:val="18"/>
        </w:rPr>
        <w:t>The</w:t>
      </w:r>
      <w:r>
        <w:rPr>
          <w:rFonts w:cstheme="minorHAnsi"/>
          <w:sz w:val="18"/>
          <w:szCs w:val="18"/>
        </w:rPr>
        <w:t xml:space="preserve"> majority of </w:t>
      </w:r>
      <w:r w:rsidR="00BC7ABF">
        <w:rPr>
          <w:rFonts w:cstheme="minorHAnsi"/>
          <w:sz w:val="18"/>
          <w:szCs w:val="18"/>
        </w:rPr>
        <w:t>prior</w:t>
      </w:r>
      <w:r>
        <w:rPr>
          <w:rFonts w:cstheme="minorHAnsi"/>
          <w:sz w:val="18"/>
          <w:szCs w:val="18"/>
        </w:rPr>
        <w:t xml:space="preserve"> LCA studies often assume that chemical production occurs under the existing energy system and global supply chains, neglecting forthcoming decarbonisation efforts. A limited number of studies have considered future electricity scenarios, but their focus has predominantly been on the electricity used directly for chemical production, disregarding changes in the electricity mixes employed throughout the entire value chain. This approach may partially address the</w:t>
      </w:r>
      <w:r w:rsidR="00E2467B">
        <w:rPr>
          <w:rFonts w:cstheme="minorHAnsi"/>
          <w:sz w:val="18"/>
          <w:szCs w:val="18"/>
        </w:rPr>
        <w:t xml:space="preserve"> </w:t>
      </w:r>
      <w:r>
        <w:rPr>
          <w:rFonts w:cstheme="minorHAnsi"/>
          <w:sz w:val="18"/>
          <w:szCs w:val="18"/>
        </w:rPr>
        <w:t>mitigation of scope 2 emissions, yet it leaves scope 3 emissions at their current levels</w:t>
      </w:r>
      <w:ins w:id="73" w:author="Guillén Gosalbez  Gonzalo" w:date="2024-03-06T17:23:00Z">
        <w:r w:rsidR="002D4272">
          <w:rPr>
            <w:rFonts w:cstheme="minorHAnsi"/>
            <w:sz w:val="18"/>
            <w:szCs w:val="18"/>
          </w:rPr>
          <w:t xml:space="preserve"> (assuming that all activities in the background system that are responsible for scope 3 emissions still operate with the current power mixes)</w:t>
        </w:r>
      </w:ins>
      <w:r w:rsidR="00B71B07">
        <w:rPr>
          <w:rFonts w:cstheme="minorHAnsi"/>
          <w:sz w:val="18"/>
          <w:szCs w:val="18"/>
        </w:rPr>
        <w:t>,</w:t>
      </w:r>
      <w:r>
        <w:rPr>
          <w:rFonts w:cstheme="minorHAnsi"/>
          <w:sz w:val="18"/>
          <w:szCs w:val="18"/>
        </w:rPr>
        <w:t xml:space="preserve"> potentially resulting in an overestimation of the impacts. Overall, a comprehensive analysis of the environmental impacts of chemical production in the context of a decarbonising global economy is still missing. In this work, we aim to carry out such an assessment, which could be essential for policymakers and stakeholders to make informed decisions. </w:t>
      </w:r>
      <w:r>
        <w:rPr>
          <w:rFonts w:cstheme="minorHAnsi"/>
          <w:b/>
          <w:sz w:val="18"/>
          <w:szCs w:val="18"/>
        </w:rPr>
        <w:t xml:space="preserve">In </w:t>
      </w:r>
      <w:r w:rsidR="00A85391">
        <w:rPr>
          <w:rFonts w:cstheme="minorHAnsi"/>
          <w:b/>
          <w:sz w:val="18"/>
          <w:szCs w:val="18"/>
        </w:rPr>
        <w:t>response to the Reviewer</w:t>
      </w:r>
      <w:r w:rsidR="007819E7">
        <w:rPr>
          <w:rFonts w:cstheme="minorHAnsi"/>
          <w:b/>
          <w:sz w:val="18"/>
          <w:szCs w:val="18"/>
        </w:rPr>
        <w:t>’</w:t>
      </w:r>
      <w:r w:rsidR="00A85391">
        <w:rPr>
          <w:rFonts w:cstheme="minorHAnsi"/>
          <w:b/>
          <w:sz w:val="18"/>
          <w:szCs w:val="18"/>
        </w:rPr>
        <w:t>s comment</w:t>
      </w:r>
      <w:r>
        <w:rPr>
          <w:rFonts w:cstheme="minorHAnsi"/>
          <w:b/>
          <w:sz w:val="18"/>
          <w:szCs w:val="18"/>
        </w:rPr>
        <w:t xml:space="preserve">, the first paragraph of the introduction has been </w:t>
      </w:r>
      <w:r w:rsidR="00575487">
        <w:rPr>
          <w:rFonts w:cstheme="minorHAnsi"/>
          <w:b/>
          <w:sz w:val="18"/>
          <w:szCs w:val="18"/>
        </w:rPr>
        <w:t>modified</w:t>
      </w:r>
      <w:r>
        <w:rPr>
          <w:rFonts w:cstheme="minorHAnsi"/>
          <w:b/>
          <w:sz w:val="18"/>
          <w:szCs w:val="18"/>
        </w:rPr>
        <w:t xml:space="preserve"> to </w:t>
      </w:r>
      <w:r w:rsidR="008C4D05">
        <w:rPr>
          <w:rFonts w:cstheme="minorHAnsi"/>
          <w:b/>
          <w:sz w:val="18"/>
          <w:szCs w:val="18"/>
        </w:rPr>
        <w:t>provide further</w:t>
      </w:r>
      <w:r w:rsidR="00A85391">
        <w:rPr>
          <w:rFonts w:cstheme="minorHAnsi"/>
          <w:b/>
          <w:sz w:val="18"/>
          <w:szCs w:val="18"/>
        </w:rPr>
        <w:t xml:space="preserve"> clarity</w:t>
      </w:r>
      <w:r>
        <w:rPr>
          <w:rFonts w:cstheme="minorHAnsi"/>
          <w:b/>
          <w:sz w:val="18"/>
          <w:szCs w:val="18"/>
        </w:rPr>
        <w:t xml:space="preserve"> (page </w:t>
      </w:r>
      <w:r w:rsidR="004A27AB">
        <w:rPr>
          <w:rFonts w:cstheme="minorHAnsi"/>
          <w:b/>
          <w:sz w:val="18"/>
          <w:szCs w:val="18"/>
        </w:rPr>
        <w:t>1</w:t>
      </w:r>
      <w:r>
        <w:rPr>
          <w:rFonts w:cstheme="minorHAnsi"/>
          <w:b/>
          <w:sz w:val="18"/>
          <w:szCs w:val="18"/>
        </w:rPr>
        <w:t>, line </w:t>
      </w:r>
      <w:r w:rsidR="004A27AB">
        <w:rPr>
          <w:rFonts w:cstheme="minorHAnsi"/>
          <w:b/>
          <w:sz w:val="18"/>
          <w:szCs w:val="18"/>
        </w:rPr>
        <w:t>14</w:t>
      </w:r>
      <w:r>
        <w:rPr>
          <w:rFonts w:cstheme="minorHAnsi"/>
          <w:b/>
          <w:sz w:val="18"/>
          <w:szCs w:val="18"/>
        </w:rPr>
        <w:t xml:space="preserve">, </w:t>
      </w:r>
      <w:r w:rsidR="004A27AB">
        <w:rPr>
          <w:rFonts w:cstheme="minorHAnsi"/>
          <w:b/>
          <w:sz w:val="18"/>
          <w:szCs w:val="18"/>
        </w:rPr>
        <w:t>left</w:t>
      </w:r>
      <w:r>
        <w:rPr>
          <w:rFonts w:cstheme="minorHAnsi"/>
          <w:b/>
          <w:sz w:val="18"/>
          <w:szCs w:val="18"/>
        </w:rPr>
        <w:t> column).</w:t>
      </w:r>
    </w:p>
    <w:p w14:paraId="01029FD7" w14:textId="77777777" w:rsidR="009B2FA2" w:rsidRPr="00BB5E65" w:rsidRDefault="009B2FA2" w:rsidP="00362878">
      <w:pPr>
        <w:spacing w:after="0" w:line="288" w:lineRule="auto"/>
        <w:jc w:val="both"/>
        <w:rPr>
          <w:rFonts w:cstheme="minorHAnsi"/>
          <w:color w:val="0000FF"/>
          <w:sz w:val="18"/>
          <w:szCs w:val="18"/>
        </w:rPr>
      </w:pPr>
      <w:r w:rsidRPr="000B32C6">
        <w:rPr>
          <w:rFonts w:cstheme="minorHAnsi"/>
          <w:color w:val="0000FF"/>
          <w:sz w:val="18"/>
          <w:szCs w:val="18"/>
        </w:rPr>
        <w:t>2.8.</w:t>
      </w:r>
      <w:r w:rsidR="00040861" w:rsidRPr="000B32C6">
        <w:rPr>
          <w:rFonts w:cstheme="minorHAnsi"/>
          <w:color w:val="0000FF"/>
          <w:sz w:val="18"/>
          <w:szCs w:val="18"/>
        </w:rPr>
        <w:t> Results - when discussing the results, the authors say the climate impacts of green routes decrease significantly over time. How much of a reduction is considered a ‘significant decrease’?</w:t>
      </w:r>
    </w:p>
    <w:p w14:paraId="5CBABF10" w14:textId="77777777" w:rsidR="009B2FA2" w:rsidRPr="000130A3" w:rsidRDefault="007341A5" w:rsidP="00362878">
      <w:pPr>
        <w:spacing w:line="288" w:lineRule="auto"/>
        <w:jc w:val="both"/>
        <w:rPr>
          <w:rFonts w:cstheme="minorHAnsi"/>
          <w:b/>
          <w:sz w:val="18"/>
          <w:szCs w:val="18"/>
        </w:rPr>
      </w:pPr>
      <w:r>
        <w:rPr>
          <w:rFonts w:cstheme="minorHAnsi"/>
          <w:sz w:val="18"/>
          <w:szCs w:val="18"/>
        </w:rPr>
        <w:t>Green routes, namely wind and solar</w:t>
      </w:r>
      <w:r>
        <w:rPr>
          <w:rFonts w:cstheme="minorHAnsi"/>
          <w:sz w:val="18"/>
          <w:szCs w:val="18"/>
        </w:rPr>
        <w:noBreakHyphen/>
        <w:t xml:space="preserve">based pathways for the production of hydrogen, ammonia, and methanol, exhibit a decrease in climate change impacts, ranging from </w:t>
      </w:r>
      <w:commentRangeStart w:id="74"/>
      <w:r>
        <w:rPr>
          <w:rFonts w:cstheme="minorHAnsi"/>
          <w:sz w:val="18"/>
          <w:szCs w:val="18"/>
        </w:rPr>
        <w:t>17% to 42% over time</w:t>
      </w:r>
      <w:commentRangeEnd w:id="74"/>
      <w:r w:rsidR="002D4272">
        <w:rPr>
          <w:rStyle w:val="CommentReference"/>
          <w:rFonts w:eastAsiaTheme="minorEastAsia"/>
          <w:lang w:val="en-US"/>
        </w:rPr>
        <w:commentReference w:id="74"/>
      </w:r>
      <w:r>
        <w:rPr>
          <w:rFonts w:cstheme="minorHAnsi"/>
          <w:sz w:val="18"/>
          <w:szCs w:val="18"/>
        </w:rPr>
        <w:t>, even under the baseline 3.5 </w:t>
      </w:r>
      <w:r w:rsidRPr="007341A5">
        <w:rPr>
          <w:rFonts w:cstheme="minorHAnsi"/>
          <w:sz w:val="18"/>
          <w:szCs w:val="18"/>
        </w:rPr>
        <w:t>°</w:t>
      </w:r>
      <w:r>
        <w:rPr>
          <w:rFonts w:cstheme="minorHAnsi"/>
          <w:sz w:val="18"/>
          <w:szCs w:val="18"/>
        </w:rPr>
        <w:t xml:space="preserve">C scenario. </w:t>
      </w:r>
      <w:commentRangeStart w:id="75"/>
      <w:r>
        <w:rPr>
          <w:rFonts w:cstheme="minorHAnsi"/>
          <w:sz w:val="18"/>
          <w:szCs w:val="18"/>
        </w:rPr>
        <w:t>On average</w:t>
      </w:r>
      <w:commentRangeEnd w:id="75"/>
      <w:r w:rsidR="002D4272">
        <w:rPr>
          <w:rStyle w:val="CommentReference"/>
          <w:rFonts w:eastAsiaTheme="minorEastAsia"/>
          <w:lang w:val="en-US"/>
        </w:rPr>
        <w:commentReference w:id="75"/>
      </w:r>
      <w:r>
        <w:rPr>
          <w:rFonts w:cstheme="minorHAnsi"/>
          <w:sz w:val="18"/>
          <w:szCs w:val="18"/>
        </w:rPr>
        <w:t>, the reduction in climate change impacts is approximately 26%. In contrast, fossil and blue routes under the same 3.5 </w:t>
      </w:r>
      <w:r w:rsidRPr="007341A5">
        <w:rPr>
          <w:rFonts w:cstheme="minorHAnsi"/>
          <w:sz w:val="18"/>
          <w:szCs w:val="18"/>
        </w:rPr>
        <w:t>°</w:t>
      </w:r>
      <w:r>
        <w:rPr>
          <w:rFonts w:cstheme="minorHAnsi"/>
          <w:sz w:val="18"/>
          <w:szCs w:val="18"/>
        </w:rPr>
        <w:t xml:space="preserve">C scenario show an reduction in impacts, averaging only around 2%. </w:t>
      </w:r>
      <w:r>
        <w:rPr>
          <w:rFonts w:cstheme="minorHAnsi"/>
          <w:b/>
          <w:sz w:val="18"/>
          <w:szCs w:val="18"/>
        </w:rPr>
        <w:t xml:space="preserve">Therefore, we have made appropriate changes to the results to highlight key numbers of this analysis, providing a quantitative overview of the difference between </w:t>
      </w:r>
      <w:r w:rsidR="00BC7ABF">
        <w:rPr>
          <w:rFonts w:cstheme="minorHAnsi"/>
          <w:b/>
          <w:sz w:val="18"/>
          <w:szCs w:val="18"/>
        </w:rPr>
        <w:t xml:space="preserve">the </w:t>
      </w:r>
      <w:r>
        <w:rPr>
          <w:rFonts w:cstheme="minorHAnsi"/>
          <w:b/>
          <w:sz w:val="18"/>
          <w:szCs w:val="18"/>
        </w:rPr>
        <w:t>decrease</w:t>
      </w:r>
      <w:r w:rsidR="00BC7ABF">
        <w:rPr>
          <w:rFonts w:cstheme="minorHAnsi"/>
          <w:b/>
          <w:sz w:val="18"/>
          <w:szCs w:val="18"/>
        </w:rPr>
        <w:t xml:space="preserve"> in the two scenarios</w:t>
      </w:r>
      <w:r>
        <w:rPr>
          <w:rFonts w:cstheme="minorHAnsi"/>
          <w:b/>
          <w:sz w:val="18"/>
          <w:szCs w:val="18"/>
        </w:rPr>
        <w:t xml:space="preserve"> (page </w:t>
      </w:r>
      <w:r w:rsidR="000C6E44">
        <w:rPr>
          <w:rFonts w:cstheme="minorHAnsi"/>
          <w:b/>
          <w:sz w:val="18"/>
          <w:szCs w:val="18"/>
        </w:rPr>
        <w:t>2</w:t>
      </w:r>
      <w:r>
        <w:rPr>
          <w:rFonts w:cstheme="minorHAnsi"/>
          <w:b/>
          <w:sz w:val="18"/>
          <w:szCs w:val="18"/>
        </w:rPr>
        <w:t>, line </w:t>
      </w:r>
      <w:r w:rsidR="000C6E44">
        <w:rPr>
          <w:rFonts w:cstheme="minorHAnsi"/>
          <w:b/>
          <w:sz w:val="18"/>
          <w:szCs w:val="18"/>
        </w:rPr>
        <w:t>27</w:t>
      </w:r>
      <w:r>
        <w:rPr>
          <w:rFonts w:cstheme="minorHAnsi"/>
          <w:b/>
          <w:sz w:val="18"/>
          <w:szCs w:val="18"/>
        </w:rPr>
        <w:t xml:space="preserve">, </w:t>
      </w:r>
      <w:r w:rsidR="000C6E44">
        <w:rPr>
          <w:rFonts w:cstheme="minorHAnsi"/>
          <w:b/>
          <w:sz w:val="18"/>
          <w:szCs w:val="18"/>
        </w:rPr>
        <w:t>right</w:t>
      </w:r>
      <w:r>
        <w:rPr>
          <w:rFonts w:cstheme="minorHAnsi"/>
          <w:b/>
          <w:sz w:val="18"/>
          <w:szCs w:val="18"/>
        </w:rPr>
        <w:t> </w:t>
      </w:r>
      <w:commentRangeStart w:id="76"/>
      <w:r>
        <w:rPr>
          <w:rFonts w:cstheme="minorHAnsi"/>
          <w:b/>
          <w:sz w:val="18"/>
          <w:szCs w:val="18"/>
        </w:rPr>
        <w:t>column</w:t>
      </w:r>
      <w:commentRangeEnd w:id="76"/>
      <w:r w:rsidR="002D4272">
        <w:rPr>
          <w:rStyle w:val="CommentReference"/>
          <w:rFonts w:eastAsiaTheme="minorEastAsia"/>
          <w:lang w:val="en-US"/>
        </w:rPr>
        <w:commentReference w:id="76"/>
      </w:r>
      <w:r>
        <w:rPr>
          <w:rFonts w:cstheme="minorHAnsi"/>
          <w:b/>
          <w:sz w:val="18"/>
          <w:szCs w:val="18"/>
        </w:rPr>
        <w:t>).</w:t>
      </w:r>
    </w:p>
    <w:p w14:paraId="0340BF5B" w14:textId="77777777" w:rsidR="009B2FA2" w:rsidRPr="00BB5E65" w:rsidRDefault="009B2FA2" w:rsidP="00362878">
      <w:pPr>
        <w:spacing w:after="0" w:line="288" w:lineRule="auto"/>
        <w:jc w:val="both"/>
        <w:rPr>
          <w:rFonts w:cstheme="minorHAnsi"/>
          <w:color w:val="0000FF"/>
          <w:sz w:val="18"/>
          <w:szCs w:val="18"/>
        </w:rPr>
      </w:pPr>
      <w:r w:rsidRPr="00A646B8">
        <w:rPr>
          <w:rFonts w:cstheme="minorHAnsi"/>
          <w:color w:val="0000FF"/>
          <w:sz w:val="18"/>
          <w:szCs w:val="18"/>
        </w:rPr>
        <w:t>2.9.</w:t>
      </w:r>
      <w:r w:rsidR="00040861" w:rsidRPr="00A646B8">
        <w:rPr>
          <w:rFonts w:cstheme="minorHAnsi"/>
          <w:color w:val="0000FF"/>
          <w:sz w:val="18"/>
          <w:szCs w:val="18"/>
        </w:rPr>
        <w:t> Results - in the discussion, much emphasis is placed on the increase in efficiency for why impacts reduce with time. However,</w:t>
      </w:r>
      <w:r w:rsidR="00040861" w:rsidRPr="008C7128">
        <w:rPr>
          <w:rFonts w:cstheme="minorHAnsi"/>
          <w:color w:val="0000FF"/>
          <w:sz w:val="18"/>
          <w:szCs w:val="18"/>
        </w:rPr>
        <w:t xml:space="preserve"> the other aspect of SSPs is that barriers to the uptake of renewable energy are lower in the 1.5 °C scenarios vs 3.5 °C</w:t>
      </w:r>
      <w:r w:rsidRPr="008C7128">
        <w:rPr>
          <w:rFonts w:cstheme="minorHAnsi"/>
          <w:color w:val="0000FF"/>
          <w:sz w:val="18"/>
          <w:szCs w:val="18"/>
        </w:rPr>
        <w:t>.</w:t>
      </w:r>
    </w:p>
    <w:p w14:paraId="65F9AC45" w14:textId="77777777" w:rsidR="009B2FA2" w:rsidRPr="006C18AF" w:rsidRDefault="00787A83" w:rsidP="00362878">
      <w:pPr>
        <w:spacing w:line="288" w:lineRule="auto"/>
        <w:jc w:val="both"/>
        <w:rPr>
          <w:rFonts w:cstheme="minorHAnsi"/>
          <w:b/>
          <w:sz w:val="18"/>
          <w:szCs w:val="18"/>
        </w:rPr>
      </w:pPr>
      <w:r>
        <w:rPr>
          <w:rFonts w:cstheme="minorHAnsi"/>
          <w:sz w:val="18"/>
          <w:szCs w:val="18"/>
        </w:rPr>
        <w:t>We agree with the Reviewer that it is crucial to recognise that</w:t>
      </w:r>
      <w:r w:rsidR="006C18AF">
        <w:rPr>
          <w:rFonts w:cstheme="minorHAnsi"/>
          <w:sz w:val="18"/>
          <w:szCs w:val="18"/>
        </w:rPr>
        <w:t>,</w:t>
      </w:r>
      <w:r>
        <w:rPr>
          <w:rFonts w:cstheme="minorHAnsi"/>
          <w:sz w:val="18"/>
          <w:szCs w:val="18"/>
        </w:rPr>
        <w:t xml:space="preserve"> in addition to efficiency improvements, the distinction </w:t>
      </w:r>
      <w:r w:rsidR="006C18AF">
        <w:rPr>
          <w:rFonts w:cstheme="minorHAnsi"/>
          <w:sz w:val="18"/>
          <w:szCs w:val="18"/>
        </w:rPr>
        <w:t xml:space="preserve">in results </w:t>
      </w:r>
      <w:r>
        <w:rPr>
          <w:rFonts w:cstheme="minorHAnsi"/>
          <w:sz w:val="18"/>
          <w:szCs w:val="18"/>
        </w:rPr>
        <w:t xml:space="preserve">between </w:t>
      </w:r>
      <w:r w:rsidR="00B93D34">
        <w:rPr>
          <w:rFonts w:cstheme="minorHAnsi"/>
          <w:sz w:val="18"/>
          <w:szCs w:val="18"/>
        </w:rPr>
        <w:t>climate scenarios</w:t>
      </w:r>
      <w:r w:rsidR="006C18AF">
        <w:rPr>
          <w:rFonts w:cstheme="minorHAnsi"/>
          <w:sz w:val="18"/>
          <w:szCs w:val="18"/>
        </w:rPr>
        <w:t xml:space="preserve"> – </w:t>
      </w:r>
      <w:r w:rsidRPr="006C18AF">
        <w:rPr>
          <w:rFonts w:cstheme="minorHAnsi"/>
          <w:i/>
          <w:sz w:val="18"/>
          <w:szCs w:val="18"/>
        </w:rPr>
        <w:t>i.e.</w:t>
      </w:r>
      <w:r>
        <w:rPr>
          <w:rFonts w:cstheme="minorHAnsi"/>
          <w:sz w:val="18"/>
          <w:szCs w:val="18"/>
        </w:rPr>
        <w:t>, the 1.5 </w:t>
      </w:r>
      <w:r w:rsidR="006C18AF" w:rsidRPr="007341A5">
        <w:rPr>
          <w:rFonts w:cstheme="minorHAnsi"/>
          <w:sz w:val="18"/>
          <w:szCs w:val="18"/>
        </w:rPr>
        <w:t>°</w:t>
      </w:r>
      <w:r>
        <w:rPr>
          <w:rFonts w:cstheme="minorHAnsi"/>
          <w:sz w:val="18"/>
          <w:szCs w:val="18"/>
        </w:rPr>
        <w:t>C, 2 </w:t>
      </w:r>
      <w:r w:rsidR="006C18AF" w:rsidRPr="007341A5">
        <w:rPr>
          <w:rFonts w:cstheme="minorHAnsi"/>
          <w:sz w:val="18"/>
          <w:szCs w:val="18"/>
        </w:rPr>
        <w:t>°</w:t>
      </w:r>
      <w:r>
        <w:rPr>
          <w:rFonts w:cstheme="minorHAnsi"/>
          <w:sz w:val="18"/>
          <w:szCs w:val="18"/>
        </w:rPr>
        <w:t>C, and 3.5 </w:t>
      </w:r>
      <w:r w:rsidR="006C18AF" w:rsidRPr="007341A5">
        <w:rPr>
          <w:rFonts w:cstheme="minorHAnsi"/>
          <w:sz w:val="18"/>
          <w:szCs w:val="18"/>
        </w:rPr>
        <w:t>°</w:t>
      </w:r>
      <w:r>
        <w:rPr>
          <w:rFonts w:cstheme="minorHAnsi"/>
          <w:sz w:val="18"/>
          <w:szCs w:val="18"/>
        </w:rPr>
        <w:t xml:space="preserve">C scenarios </w:t>
      </w:r>
      <w:r w:rsidR="00455C3C">
        <w:rPr>
          <w:rFonts w:cstheme="minorHAnsi"/>
          <w:sz w:val="18"/>
          <w:szCs w:val="18"/>
        </w:rPr>
        <w:t xml:space="preserve">– </w:t>
      </w:r>
      <w:r w:rsidR="006C18AF">
        <w:rPr>
          <w:rFonts w:cstheme="minorHAnsi"/>
          <w:sz w:val="18"/>
          <w:szCs w:val="18"/>
        </w:rPr>
        <w:t>also underscore</w:t>
      </w:r>
      <w:r w:rsidR="00BA1A64">
        <w:rPr>
          <w:rFonts w:cstheme="minorHAnsi"/>
          <w:sz w:val="18"/>
          <w:szCs w:val="18"/>
        </w:rPr>
        <w:t>s</w:t>
      </w:r>
      <w:r w:rsidR="006C18AF">
        <w:rPr>
          <w:rFonts w:cstheme="minorHAnsi"/>
          <w:sz w:val="18"/>
          <w:szCs w:val="18"/>
        </w:rPr>
        <w:t xml:space="preserve"> the significance of lower barriers to </w:t>
      </w:r>
      <w:r w:rsidR="006C18AF">
        <w:rPr>
          <w:rFonts w:cstheme="minorHAnsi"/>
          <w:sz w:val="18"/>
          <w:szCs w:val="18"/>
        </w:rPr>
        <w:lastRenderedPageBreak/>
        <w:t>renewable energy uptake in power generation. Lower barriers to renewable energy adoption in the 1.5 </w:t>
      </w:r>
      <w:r w:rsidR="006C18AF" w:rsidRPr="007341A5">
        <w:rPr>
          <w:rFonts w:cstheme="minorHAnsi"/>
          <w:sz w:val="18"/>
          <w:szCs w:val="18"/>
        </w:rPr>
        <w:t>°</w:t>
      </w:r>
      <w:r w:rsidR="006C18AF">
        <w:rPr>
          <w:rFonts w:cstheme="minorHAnsi"/>
          <w:sz w:val="18"/>
          <w:szCs w:val="18"/>
        </w:rPr>
        <w:t>C and 2 </w:t>
      </w:r>
      <w:r w:rsidR="006C18AF" w:rsidRPr="007341A5">
        <w:rPr>
          <w:rFonts w:cstheme="minorHAnsi"/>
          <w:sz w:val="18"/>
          <w:szCs w:val="18"/>
        </w:rPr>
        <w:t>°</w:t>
      </w:r>
      <w:r w:rsidR="006C18AF">
        <w:rPr>
          <w:rFonts w:cstheme="minorHAnsi"/>
          <w:sz w:val="18"/>
          <w:szCs w:val="18"/>
        </w:rPr>
        <w:t xml:space="preserve">C </w:t>
      </w:r>
      <w:r w:rsidR="00BA1A64">
        <w:rPr>
          <w:rFonts w:cstheme="minorHAnsi"/>
          <w:sz w:val="18"/>
          <w:szCs w:val="18"/>
        </w:rPr>
        <w:t xml:space="preserve">scenarios </w:t>
      </w:r>
      <w:r w:rsidR="006C18AF">
        <w:rPr>
          <w:rFonts w:cstheme="minorHAnsi"/>
          <w:sz w:val="18"/>
          <w:szCs w:val="18"/>
        </w:rPr>
        <w:t xml:space="preserve">also play a crucial role in displaying enhanced reductions in climate change impacts </w:t>
      </w:r>
      <w:r w:rsidR="00BA1A64">
        <w:rPr>
          <w:rFonts w:cstheme="minorHAnsi"/>
          <w:sz w:val="18"/>
          <w:szCs w:val="18"/>
        </w:rPr>
        <w:t>compared</w:t>
      </w:r>
      <w:r w:rsidR="006C18AF">
        <w:rPr>
          <w:rFonts w:cstheme="minorHAnsi"/>
          <w:sz w:val="18"/>
          <w:szCs w:val="18"/>
        </w:rPr>
        <w:t xml:space="preserve"> to the 3.5 </w:t>
      </w:r>
      <w:r w:rsidR="006C18AF" w:rsidRPr="007341A5">
        <w:rPr>
          <w:rFonts w:cstheme="minorHAnsi"/>
          <w:sz w:val="18"/>
          <w:szCs w:val="18"/>
        </w:rPr>
        <w:t>°</w:t>
      </w:r>
      <w:r w:rsidR="006C18AF">
        <w:rPr>
          <w:rFonts w:cstheme="minorHAnsi"/>
          <w:sz w:val="18"/>
          <w:szCs w:val="18"/>
        </w:rPr>
        <w:t>C and should be acknowledge</w:t>
      </w:r>
      <w:r w:rsidR="00BA1A64">
        <w:rPr>
          <w:rFonts w:cstheme="minorHAnsi"/>
          <w:sz w:val="18"/>
          <w:szCs w:val="18"/>
        </w:rPr>
        <w:t>d</w:t>
      </w:r>
      <w:r w:rsidR="006C18AF">
        <w:rPr>
          <w:rFonts w:cstheme="minorHAnsi"/>
          <w:sz w:val="18"/>
          <w:szCs w:val="18"/>
        </w:rPr>
        <w:t xml:space="preserve">. </w:t>
      </w:r>
      <w:r w:rsidR="006C18AF">
        <w:rPr>
          <w:rFonts w:cstheme="minorHAnsi"/>
          <w:b/>
          <w:sz w:val="18"/>
          <w:szCs w:val="18"/>
        </w:rPr>
        <w:t xml:space="preserve">In this context, the discussion </w:t>
      </w:r>
      <w:r w:rsidR="00BA1A64">
        <w:rPr>
          <w:rFonts w:cstheme="minorHAnsi"/>
          <w:b/>
          <w:sz w:val="18"/>
          <w:szCs w:val="18"/>
        </w:rPr>
        <w:t>has</w:t>
      </w:r>
      <w:r w:rsidR="006C18AF">
        <w:rPr>
          <w:rFonts w:cstheme="minorHAnsi"/>
          <w:b/>
          <w:sz w:val="18"/>
          <w:szCs w:val="18"/>
        </w:rPr>
        <w:t xml:space="preserve"> been appended to highlight this aspect of our work (page </w:t>
      </w:r>
      <w:r w:rsidR="008303F9">
        <w:rPr>
          <w:rFonts w:cstheme="minorHAnsi"/>
          <w:b/>
          <w:sz w:val="18"/>
          <w:szCs w:val="18"/>
        </w:rPr>
        <w:t>5</w:t>
      </w:r>
      <w:r w:rsidR="006C18AF">
        <w:rPr>
          <w:rFonts w:cstheme="minorHAnsi"/>
          <w:b/>
          <w:sz w:val="18"/>
          <w:szCs w:val="18"/>
        </w:rPr>
        <w:t>, line </w:t>
      </w:r>
      <w:r w:rsidR="008303F9">
        <w:rPr>
          <w:rFonts w:cstheme="minorHAnsi"/>
          <w:b/>
          <w:sz w:val="18"/>
          <w:szCs w:val="18"/>
        </w:rPr>
        <w:t>15</w:t>
      </w:r>
      <w:r w:rsidR="006C18AF">
        <w:rPr>
          <w:rFonts w:cstheme="minorHAnsi"/>
          <w:b/>
          <w:sz w:val="18"/>
          <w:szCs w:val="18"/>
        </w:rPr>
        <w:t xml:space="preserve">, </w:t>
      </w:r>
      <w:r w:rsidR="008303F9">
        <w:rPr>
          <w:rFonts w:cstheme="minorHAnsi"/>
          <w:b/>
          <w:sz w:val="18"/>
          <w:szCs w:val="18"/>
        </w:rPr>
        <w:t>left</w:t>
      </w:r>
      <w:r w:rsidR="006C18AF">
        <w:rPr>
          <w:rFonts w:cstheme="minorHAnsi"/>
          <w:b/>
          <w:sz w:val="18"/>
          <w:szCs w:val="18"/>
        </w:rPr>
        <w:t> column)</w:t>
      </w:r>
      <w:r w:rsidR="00A2580E">
        <w:rPr>
          <w:rFonts w:cstheme="minorHAnsi"/>
          <w:b/>
          <w:sz w:val="18"/>
          <w:szCs w:val="18"/>
        </w:rPr>
        <w:t>.</w:t>
      </w:r>
    </w:p>
    <w:p w14:paraId="3652C556" w14:textId="77777777" w:rsidR="009B2FA2" w:rsidRPr="00BB5E65" w:rsidRDefault="009B2FA2" w:rsidP="00362878">
      <w:pPr>
        <w:spacing w:after="0" w:line="288" w:lineRule="auto"/>
        <w:jc w:val="both"/>
        <w:rPr>
          <w:rFonts w:cstheme="minorHAnsi"/>
          <w:color w:val="0000FF"/>
          <w:sz w:val="18"/>
          <w:szCs w:val="18"/>
        </w:rPr>
      </w:pPr>
      <w:r w:rsidRPr="00826A4E">
        <w:rPr>
          <w:rFonts w:cstheme="minorHAnsi"/>
          <w:color w:val="0000FF"/>
          <w:sz w:val="18"/>
          <w:szCs w:val="18"/>
        </w:rPr>
        <w:t>2.10.</w:t>
      </w:r>
      <w:r w:rsidR="00040861" w:rsidRPr="00826A4E">
        <w:rPr>
          <w:rFonts w:cstheme="minorHAnsi"/>
          <w:color w:val="0000FF"/>
          <w:sz w:val="18"/>
          <w:szCs w:val="18"/>
        </w:rPr>
        <w:t> Fi</w:t>
      </w:r>
      <w:r w:rsidR="00826A4E">
        <w:rPr>
          <w:rFonts w:cstheme="minorHAnsi"/>
          <w:color w:val="0000FF"/>
          <w:sz w:val="18"/>
          <w:szCs w:val="18"/>
        </w:rPr>
        <w:t>g. </w:t>
      </w:r>
      <w:r w:rsidR="00040861" w:rsidRPr="00826A4E">
        <w:rPr>
          <w:rFonts w:cstheme="minorHAnsi"/>
          <w:color w:val="0000FF"/>
          <w:sz w:val="18"/>
          <w:szCs w:val="18"/>
        </w:rPr>
        <w:t>1 and Fig</w:t>
      </w:r>
      <w:r w:rsidR="00826A4E">
        <w:rPr>
          <w:rFonts w:cstheme="minorHAnsi"/>
          <w:color w:val="0000FF"/>
          <w:sz w:val="18"/>
          <w:szCs w:val="18"/>
        </w:rPr>
        <w:t>. </w:t>
      </w:r>
      <w:r w:rsidR="00040861" w:rsidRPr="00826A4E">
        <w:rPr>
          <w:rFonts w:cstheme="minorHAnsi"/>
          <w:color w:val="0000FF"/>
          <w:sz w:val="18"/>
          <w:szCs w:val="18"/>
        </w:rPr>
        <w:t>2</w:t>
      </w:r>
      <w:r w:rsidR="00131FFA" w:rsidRPr="00826A4E">
        <w:rPr>
          <w:rFonts w:cstheme="minorHAnsi"/>
          <w:color w:val="0000FF"/>
          <w:sz w:val="18"/>
          <w:szCs w:val="18"/>
        </w:rPr>
        <w:t xml:space="preserve"> </w:t>
      </w:r>
      <w:r w:rsidR="004E20F5">
        <w:rPr>
          <w:rFonts w:cstheme="minorHAnsi"/>
          <w:color w:val="0000FF"/>
          <w:sz w:val="18"/>
          <w:szCs w:val="18"/>
        </w:rPr>
        <w:noBreakHyphen/>
      </w:r>
      <w:r w:rsidR="00040861" w:rsidRPr="00826A4E">
        <w:rPr>
          <w:rFonts w:cstheme="minorHAnsi"/>
          <w:color w:val="0000FF"/>
          <w:sz w:val="18"/>
          <w:szCs w:val="18"/>
        </w:rPr>
        <w:t xml:space="preserve"> I am assuming these are the impacts to climate change over 100</w:t>
      </w:r>
      <w:r w:rsidR="00556D97" w:rsidRPr="00826A4E">
        <w:rPr>
          <w:rFonts w:cstheme="minorHAnsi"/>
          <w:color w:val="0000FF"/>
          <w:sz w:val="18"/>
          <w:szCs w:val="18"/>
        </w:rPr>
        <w:noBreakHyphen/>
      </w:r>
      <w:r w:rsidR="00040861" w:rsidRPr="00826A4E">
        <w:rPr>
          <w:rFonts w:cstheme="minorHAnsi"/>
          <w:color w:val="0000FF"/>
          <w:sz w:val="18"/>
          <w:szCs w:val="18"/>
        </w:rPr>
        <w:t>years</w:t>
      </w:r>
      <w:r w:rsidR="001B15F3" w:rsidRPr="00826A4E">
        <w:rPr>
          <w:rFonts w:cstheme="minorHAnsi"/>
          <w:color w:val="0000FF"/>
          <w:sz w:val="18"/>
          <w:szCs w:val="18"/>
        </w:rPr>
        <w:t>?</w:t>
      </w:r>
    </w:p>
    <w:bookmarkEnd w:id="0"/>
    <w:p w14:paraId="20693ECC" w14:textId="543D8503" w:rsidR="00000000" w:rsidRPr="00714BB8" w:rsidRDefault="00B964DF" w:rsidP="00362878">
      <w:pPr>
        <w:spacing w:line="288" w:lineRule="auto"/>
        <w:jc w:val="both"/>
        <w:rPr>
          <w:rFonts w:cstheme="minorHAnsi"/>
          <w:b/>
          <w:sz w:val="18"/>
          <w:szCs w:val="18"/>
        </w:rPr>
      </w:pPr>
      <w:r w:rsidRPr="00B964DF">
        <w:rPr>
          <w:rFonts w:cstheme="minorHAnsi"/>
          <w:b/>
          <w:sz w:val="18"/>
          <w:szCs w:val="18"/>
        </w:rPr>
        <w:t>Fig. 1</w:t>
      </w:r>
      <w:r w:rsidR="00714BB8">
        <w:rPr>
          <w:rFonts w:cstheme="minorHAnsi"/>
          <w:sz w:val="18"/>
          <w:szCs w:val="18"/>
        </w:rPr>
        <w:t xml:space="preserve"> </w:t>
      </w:r>
      <w:r w:rsidR="00466520">
        <w:rPr>
          <w:rFonts w:cstheme="minorHAnsi"/>
          <w:sz w:val="18"/>
          <w:szCs w:val="18"/>
        </w:rPr>
        <w:t xml:space="preserve">and </w:t>
      </w:r>
      <w:r w:rsidR="00466520">
        <w:rPr>
          <w:rFonts w:cstheme="minorHAnsi"/>
          <w:b/>
          <w:sz w:val="18"/>
          <w:szCs w:val="18"/>
        </w:rPr>
        <w:t>Fig. </w:t>
      </w:r>
      <w:r w:rsidR="00466520" w:rsidRPr="00466520">
        <w:rPr>
          <w:rFonts w:cstheme="minorHAnsi"/>
          <w:b/>
          <w:sz w:val="18"/>
          <w:szCs w:val="18"/>
        </w:rPr>
        <w:t>2</w:t>
      </w:r>
      <w:r w:rsidR="00466520">
        <w:rPr>
          <w:rFonts w:cstheme="minorHAnsi"/>
          <w:sz w:val="18"/>
          <w:szCs w:val="18"/>
        </w:rPr>
        <w:t xml:space="preserve"> depict the impacts of climate change over 100</w:t>
      </w:r>
      <w:r w:rsidR="00466520">
        <w:rPr>
          <w:rFonts w:cstheme="minorHAnsi"/>
          <w:sz w:val="18"/>
          <w:szCs w:val="18"/>
        </w:rPr>
        <w:noBreakHyphen/>
        <w:t xml:space="preserve">years. </w:t>
      </w:r>
      <w:r w:rsidR="00714BB8" w:rsidRPr="00466520">
        <w:rPr>
          <w:rFonts w:cstheme="minorHAnsi"/>
          <w:sz w:val="18"/>
          <w:szCs w:val="18"/>
        </w:rPr>
        <w:t>Our</w:t>
      </w:r>
      <w:r w:rsidR="00714BB8">
        <w:rPr>
          <w:rFonts w:cstheme="minorHAnsi"/>
          <w:sz w:val="18"/>
          <w:szCs w:val="18"/>
        </w:rPr>
        <w:t xml:space="preserve"> analysis utilised the IPCC 2013 100</w:t>
      </w:r>
      <w:r w:rsidR="00714BB8">
        <w:rPr>
          <w:rFonts w:cstheme="minorHAnsi"/>
          <w:sz w:val="18"/>
          <w:szCs w:val="18"/>
        </w:rPr>
        <w:noBreakHyphen/>
        <w:t xml:space="preserve">year average GWPs to quantify the climate change impacts depicted in </w:t>
      </w:r>
      <w:r w:rsidR="00714BB8">
        <w:rPr>
          <w:rFonts w:cstheme="minorHAnsi"/>
          <w:b/>
          <w:sz w:val="18"/>
          <w:szCs w:val="18"/>
        </w:rPr>
        <w:t>Fig. 1</w:t>
      </w:r>
      <w:r w:rsidR="00714BB8">
        <w:rPr>
          <w:rFonts w:cstheme="minorHAnsi"/>
          <w:sz w:val="18"/>
          <w:szCs w:val="18"/>
        </w:rPr>
        <w:t xml:space="preserve"> and </w:t>
      </w:r>
      <w:r w:rsidR="00714BB8">
        <w:rPr>
          <w:rFonts w:cstheme="minorHAnsi"/>
          <w:b/>
          <w:sz w:val="18"/>
          <w:szCs w:val="18"/>
        </w:rPr>
        <w:t>Fig. 2</w:t>
      </w:r>
      <w:r w:rsidR="00714BB8">
        <w:rPr>
          <w:rFonts w:cstheme="minorHAnsi"/>
          <w:sz w:val="18"/>
          <w:szCs w:val="18"/>
        </w:rPr>
        <w:t xml:space="preserve"> of the main manuscript. </w:t>
      </w:r>
      <w:r w:rsidR="00714BB8">
        <w:rPr>
          <w:rFonts w:cstheme="minorHAnsi"/>
          <w:b/>
          <w:sz w:val="18"/>
          <w:szCs w:val="18"/>
        </w:rPr>
        <w:t xml:space="preserve">In this regard, supplementary text has been added to the captions of Fig. 1 and Fig. 2 of the main manuscript, emphasising the method employed for quantifying our climate change impacts. Furthermore, the </w:t>
      </w:r>
      <w:r w:rsidR="007C39BB">
        <w:rPr>
          <w:rFonts w:cstheme="minorHAnsi"/>
          <w:b/>
          <w:sz w:val="18"/>
          <w:szCs w:val="18"/>
        </w:rPr>
        <w:t>discussion</w:t>
      </w:r>
      <w:r w:rsidR="00714BB8">
        <w:rPr>
          <w:rFonts w:cstheme="minorHAnsi"/>
          <w:b/>
          <w:sz w:val="18"/>
          <w:szCs w:val="18"/>
        </w:rPr>
        <w:t xml:space="preserve"> section of the main manuscript has been revised to incorporate this aspect of our study (page </w:t>
      </w:r>
      <w:r w:rsidR="007C39BB">
        <w:rPr>
          <w:rFonts w:cstheme="minorHAnsi"/>
          <w:b/>
          <w:sz w:val="18"/>
          <w:szCs w:val="18"/>
        </w:rPr>
        <w:t>2</w:t>
      </w:r>
      <w:r w:rsidR="00714BB8">
        <w:rPr>
          <w:rFonts w:cstheme="minorHAnsi"/>
          <w:b/>
          <w:sz w:val="18"/>
          <w:szCs w:val="18"/>
        </w:rPr>
        <w:t>, line </w:t>
      </w:r>
      <w:r w:rsidR="007C39BB">
        <w:rPr>
          <w:rFonts w:cstheme="minorHAnsi"/>
          <w:b/>
          <w:sz w:val="18"/>
          <w:szCs w:val="18"/>
        </w:rPr>
        <w:t>22</w:t>
      </w:r>
      <w:r w:rsidR="00714BB8">
        <w:rPr>
          <w:rFonts w:cstheme="minorHAnsi"/>
          <w:b/>
          <w:sz w:val="18"/>
          <w:szCs w:val="18"/>
        </w:rPr>
        <w:t xml:space="preserve">, </w:t>
      </w:r>
      <w:r w:rsidR="007C39BB">
        <w:rPr>
          <w:rFonts w:cstheme="minorHAnsi"/>
          <w:b/>
          <w:sz w:val="18"/>
          <w:szCs w:val="18"/>
        </w:rPr>
        <w:t>right</w:t>
      </w:r>
      <w:r w:rsidR="00714BB8">
        <w:rPr>
          <w:rFonts w:cstheme="minorHAnsi"/>
          <w:b/>
          <w:sz w:val="18"/>
          <w:szCs w:val="18"/>
        </w:rPr>
        <w:t> column).</w:t>
      </w:r>
    </w:p>
    <w:sectPr w:rsidR="004C3AD9" w:rsidRPr="00714BB8" w:rsidSect="00764C3B">
      <w:footerReference w:type="default" r:id="rId11"/>
      <w:pgSz w:w="12240" w:h="15840"/>
      <w:pgMar w:top="1440" w:right="1440" w:bottom="1440" w:left="1440" w:header="0" w:footer="720" w:gutter="0"/>
      <w:pgNumType w:start="1"/>
      <w:cols w:space="720"/>
      <w:formProt w:val="0"/>
      <w:docGrid w:linePitch="360" w:charSpace="409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Guillén Gosalbez  Gonzalo" w:date="2024-03-06T15:52:00Z" w:initials="GG">
    <w:p w14:paraId="17F0FB66" w14:textId="77777777" w:rsidR="003D57CE" w:rsidRDefault="003D57CE" w:rsidP="003D57CE">
      <w:pPr>
        <w:pStyle w:val="CommentText"/>
      </w:pPr>
      <w:r>
        <w:rPr>
          <w:rStyle w:val="CommentReference"/>
        </w:rPr>
        <w:annotationRef/>
      </w:r>
      <w:r>
        <w:rPr>
          <w:lang w:val="es-ES"/>
        </w:rPr>
        <w:t>You need to explain what you found new...</w:t>
      </w:r>
    </w:p>
  </w:comment>
  <w:comment w:id="6" w:author="Guillén Gosalbez  Gonzalo" w:date="2024-03-06T15:59:00Z" w:initials="GG">
    <w:p w14:paraId="78E74E31" w14:textId="77777777" w:rsidR="003D57CE" w:rsidRDefault="003D57CE" w:rsidP="003D57CE">
      <w:pPr>
        <w:pStyle w:val="CommentText"/>
      </w:pPr>
      <w:r>
        <w:rPr>
          <w:rStyle w:val="CommentReference"/>
        </w:rPr>
        <w:annotationRef/>
      </w:r>
      <w:r>
        <w:rPr>
          <w:lang w:val="es-ES"/>
        </w:rPr>
        <w:t>Are you sure this is not reflected in premise?</w:t>
      </w:r>
    </w:p>
  </w:comment>
  <w:comment w:id="42" w:author="Guillén Gosalbez  Gonzalo" w:date="2024-03-06T16:14:00Z" w:initials="GG">
    <w:p w14:paraId="7353D88C" w14:textId="77777777" w:rsidR="00CF4D6D" w:rsidRDefault="00CF4D6D" w:rsidP="00CF4D6D">
      <w:pPr>
        <w:pStyle w:val="CommentText"/>
      </w:pPr>
      <w:r>
        <w:rPr>
          <w:rStyle w:val="CommentReference"/>
        </w:rPr>
        <w:annotationRef/>
      </w:r>
      <w:r>
        <w:rPr>
          <w:lang w:val="es-ES"/>
        </w:rPr>
        <w:t xml:space="preserve">Who found that? You? These values are extremely optimistic, where did you take them from? </w:t>
      </w:r>
    </w:p>
  </w:comment>
  <w:comment w:id="72" w:author="Guillén Gosalbez  Gonzalo" w:date="2024-03-06T17:22:00Z" w:initials="GG">
    <w:p w14:paraId="6ED04CE1" w14:textId="77777777" w:rsidR="002D4272" w:rsidRDefault="002D4272" w:rsidP="002D4272">
      <w:pPr>
        <w:pStyle w:val="CommentText"/>
      </w:pPr>
      <w:r>
        <w:rPr>
          <w:rStyle w:val="CommentReference"/>
        </w:rPr>
        <w:annotationRef/>
      </w:r>
      <w:r>
        <w:rPr>
          <w:lang w:val="es-ES"/>
        </w:rPr>
        <w:t>What do you mean by partially?</w:t>
      </w:r>
    </w:p>
  </w:comment>
  <w:comment w:id="74" w:author="Guillén Gosalbez  Gonzalo" w:date="2024-03-06T17:25:00Z" w:initials="GG">
    <w:p w14:paraId="40069890" w14:textId="77777777" w:rsidR="002D4272" w:rsidRDefault="002D4272" w:rsidP="002D4272">
      <w:pPr>
        <w:pStyle w:val="CommentText"/>
      </w:pPr>
      <w:r>
        <w:rPr>
          <w:rStyle w:val="CommentReference"/>
        </w:rPr>
        <w:annotationRef/>
      </w:r>
      <w:r>
        <w:rPr>
          <w:lang w:val="es-ES"/>
        </w:rPr>
        <w:t>Ranging considering what? Ranging across SSP</w:t>
      </w:r>
    </w:p>
  </w:comment>
  <w:comment w:id="75" w:author="Guillén Gosalbez  Gonzalo" w:date="2024-03-06T17:24:00Z" w:initials="GG">
    <w:p w14:paraId="4148BE1C" w14:textId="77777777" w:rsidR="002D4272" w:rsidRDefault="002D4272" w:rsidP="002D4272">
      <w:pPr>
        <w:pStyle w:val="CommentText"/>
      </w:pPr>
      <w:r>
        <w:rPr>
          <w:rStyle w:val="CommentReference"/>
        </w:rPr>
        <w:annotationRef/>
      </w:r>
      <w:r>
        <w:rPr>
          <w:lang w:val="es-ES"/>
        </w:rPr>
        <w:t>Average across what? SSP scenarios, RCP goals? Be more precise...</w:t>
      </w:r>
    </w:p>
  </w:comment>
  <w:comment w:id="76" w:author="Guillén Gosalbez  Gonzalo" w:date="2024-03-06T17:27:00Z" w:initials="GG">
    <w:p w14:paraId="5985D2BA" w14:textId="77777777" w:rsidR="002D4272" w:rsidRDefault="002D4272" w:rsidP="002D4272">
      <w:pPr>
        <w:pStyle w:val="CommentText"/>
      </w:pPr>
      <w:r>
        <w:rPr>
          <w:rStyle w:val="CommentReference"/>
        </w:rPr>
        <w:annotationRef/>
      </w:r>
      <w:r>
        <w:rPr>
          <w:lang w:val="es-ES"/>
        </w:rPr>
        <w:t xml:space="preserve">You should avoid using “significant” as it can mean statistically significant, which is not the case in our analysis. So you can say instead substantial, or considerable, or another synonym…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7F0FB66" w15:done="0"/>
  <w15:commentEx w15:paraId="78E74E31" w15:done="0"/>
  <w15:commentEx w15:paraId="7353D88C" w15:done="0"/>
  <w15:commentEx w15:paraId="6ED04CE1" w15:done="0"/>
  <w15:commentEx w15:paraId="40069890" w15:done="0"/>
  <w15:commentEx w15:paraId="4148BE1C" w15:done="0"/>
  <w15:commentEx w15:paraId="5985D2B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037F7140" w16cex:dateUtc="2024-03-06T14:52:00Z"/>
  <w16cex:commentExtensible w16cex:durableId="6C351134" w16cex:dateUtc="2024-03-06T14:59:00Z"/>
  <w16cex:commentExtensible w16cex:durableId="7913E618" w16cex:dateUtc="2024-03-06T15:14:00Z"/>
  <w16cex:commentExtensible w16cex:durableId="64BF064E" w16cex:dateUtc="2024-03-06T16:22:00Z"/>
  <w16cex:commentExtensible w16cex:durableId="476C7946" w16cex:dateUtc="2024-03-06T16:25:00Z"/>
  <w16cex:commentExtensible w16cex:durableId="31048100" w16cex:dateUtc="2024-03-06T16:24:00Z"/>
  <w16cex:commentExtensible w16cex:durableId="63B0ACE6" w16cex:dateUtc="2024-03-06T16: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7F0FB66" w16cid:durableId="037F7140"/>
  <w16cid:commentId w16cid:paraId="78E74E31" w16cid:durableId="6C351134"/>
  <w16cid:commentId w16cid:paraId="7353D88C" w16cid:durableId="7913E618"/>
  <w16cid:commentId w16cid:paraId="6ED04CE1" w16cid:durableId="64BF064E"/>
  <w16cid:commentId w16cid:paraId="40069890" w16cid:durableId="476C7946"/>
  <w16cid:commentId w16cid:paraId="4148BE1C" w16cid:durableId="31048100"/>
  <w16cid:commentId w16cid:paraId="5985D2BA" w16cid:durableId="63B0ACE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FD1E85" w14:textId="77777777" w:rsidR="00764C3B" w:rsidRDefault="00764C3B">
      <w:pPr>
        <w:spacing w:after="0" w:line="240" w:lineRule="auto"/>
      </w:pPr>
      <w:r>
        <w:separator/>
      </w:r>
    </w:p>
  </w:endnote>
  <w:endnote w:type="continuationSeparator" w:id="0">
    <w:p w14:paraId="63E54762" w14:textId="77777777" w:rsidR="00764C3B" w:rsidRDefault="00764C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20"/>
        <w:szCs w:val="20"/>
      </w:rPr>
      <w:id w:val="651790880"/>
      <w:docPartObj>
        <w:docPartGallery w:val="Page Numbers (Bottom of Page)"/>
        <w:docPartUnique/>
      </w:docPartObj>
    </w:sdtPr>
    <w:sdtContent>
      <w:p w14:paraId="4583CF82" w14:textId="77777777" w:rsidR="00000000" w:rsidRPr="00C90A7B" w:rsidRDefault="00047FE2">
        <w:pPr>
          <w:pStyle w:val="Footer"/>
          <w:jc w:val="center"/>
          <w:rPr>
            <w:rFonts w:ascii="Arial" w:hAnsi="Arial" w:cs="Arial"/>
            <w:sz w:val="20"/>
            <w:szCs w:val="20"/>
          </w:rPr>
        </w:pPr>
        <w:r w:rsidRPr="00552979">
          <w:rPr>
            <w:rFonts w:cs="Arial"/>
            <w:sz w:val="18"/>
            <w:szCs w:val="18"/>
          </w:rPr>
          <w:fldChar w:fldCharType="begin"/>
        </w:r>
        <w:r w:rsidRPr="00552979">
          <w:rPr>
            <w:rFonts w:cs="Arial"/>
            <w:sz w:val="18"/>
            <w:szCs w:val="18"/>
          </w:rPr>
          <w:instrText>PAGE</w:instrText>
        </w:r>
        <w:r w:rsidRPr="00552979">
          <w:rPr>
            <w:rFonts w:cs="Arial"/>
            <w:sz w:val="18"/>
            <w:szCs w:val="18"/>
          </w:rPr>
          <w:fldChar w:fldCharType="separate"/>
        </w:r>
        <w:r>
          <w:rPr>
            <w:rFonts w:cs="Arial"/>
            <w:noProof/>
            <w:sz w:val="18"/>
            <w:szCs w:val="18"/>
          </w:rPr>
          <w:t>8</w:t>
        </w:r>
        <w:r w:rsidRPr="00552979">
          <w:rPr>
            <w:rFonts w:cs="Arial"/>
            <w:sz w:val="18"/>
            <w:szCs w:val="18"/>
          </w:rPr>
          <w:fldChar w:fldCharType="end"/>
        </w:r>
      </w:p>
    </w:sdtContent>
  </w:sdt>
  <w:p w14:paraId="6CBC91A7"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011754" w14:textId="77777777" w:rsidR="00764C3B" w:rsidRDefault="00764C3B">
      <w:pPr>
        <w:spacing w:after="0" w:line="240" w:lineRule="auto"/>
      </w:pPr>
      <w:r>
        <w:separator/>
      </w:r>
    </w:p>
  </w:footnote>
  <w:footnote w:type="continuationSeparator" w:id="0">
    <w:p w14:paraId="17B3FDE1" w14:textId="77777777" w:rsidR="00764C3B" w:rsidRDefault="00764C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E70E26"/>
    <w:multiLevelType w:val="hybridMultilevel"/>
    <w:tmpl w:val="84203BFE"/>
    <w:lvl w:ilvl="0" w:tplc="06786E04">
      <w:start w:val="1"/>
      <w:numFmt w:val="lowerRoman"/>
      <w:lvlText w:val="(%1)"/>
      <w:lvlJc w:val="left"/>
      <w:pPr>
        <w:ind w:left="1440" w:hanging="720"/>
      </w:pPr>
      <w:rPr>
        <w:rFonts w:asciiTheme="minorHAnsi" w:eastAsiaTheme="minorHAnsi" w:hAnsiTheme="minorHAnsi" w:cstheme="minorHAnsi"/>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300A20AD"/>
    <w:multiLevelType w:val="multilevel"/>
    <w:tmpl w:val="AC1415BC"/>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794782498">
    <w:abstractNumId w:val="1"/>
  </w:num>
  <w:num w:numId="2" w16cid:durableId="161613839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uillén Gosalbez  Gonzalo">
    <w15:presenceInfo w15:providerId="AD" w15:userId="S::ggonzalo@ethz.ch::cd0d5c66-a7dc-4706-87cc-7da1018261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AzNLIwMTMwNzM1NjVW0lEKTi0uzszPAykwNKgFAM9J12ktAAAA"/>
  </w:docVars>
  <w:rsids>
    <w:rsidRoot w:val="009B2FA2"/>
    <w:rsid w:val="000130A3"/>
    <w:rsid w:val="00040861"/>
    <w:rsid w:val="00043C77"/>
    <w:rsid w:val="00047FE2"/>
    <w:rsid w:val="00055B74"/>
    <w:rsid w:val="00066DB1"/>
    <w:rsid w:val="00075BA6"/>
    <w:rsid w:val="0008052A"/>
    <w:rsid w:val="000B32C6"/>
    <w:rsid w:val="000C01B8"/>
    <w:rsid w:val="000C0526"/>
    <w:rsid w:val="000C6E44"/>
    <w:rsid w:val="00102A51"/>
    <w:rsid w:val="001077D7"/>
    <w:rsid w:val="00115901"/>
    <w:rsid w:val="0012250E"/>
    <w:rsid w:val="00123618"/>
    <w:rsid w:val="00131FFA"/>
    <w:rsid w:val="00135219"/>
    <w:rsid w:val="00172A52"/>
    <w:rsid w:val="00187E6F"/>
    <w:rsid w:val="0019451A"/>
    <w:rsid w:val="001A0952"/>
    <w:rsid w:val="001A70F9"/>
    <w:rsid w:val="001B15F3"/>
    <w:rsid w:val="001B2BD5"/>
    <w:rsid w:val="001B4215"/>
    <w:rsid w:val="001D7C00"/>
    <w:rsid w:val="001F1841"/>
    <w:rsid w:val="00201942"/>
    <w:rsid w:val="00210124"/>
    <w:rsid w:val="00232DE4"/>
    <w:rsid w:val="002367C3"/>
    <w:rsid w:val="00247C16"/>
    <w:rsid w:val="002537F4"/>
    <w:rsid w:val="00263E44"/>
    <w:rsid w:val="002805DC"/>
    <w:rsid w:val="00290F4D"/>
    <w:rsid w:val="00297344"/>
    <w:rsid w:val="002A0C16"/>
    <w:rsid w:val="002A1348"/>
    <w:rsid w:val="002D4272"/>
    <w:rsid w:val="002F31FD"/>
    <w:rsid w:val="002F4016"/>
    <w:rsid w:val="00310F51"/>
    <w:rsid w:val="0033456F"/>
    <w:rsid w:val="00362878"/>
    <w:rsid w:val="0038557B"/>
    <w:rsid w:val="003B13C6"/>
    <w:rsid w:val="003B56CD"/>
    <w:rsid w:val="003D57CE"/>
    <w:rsid w:val="0040722F"/>
    <w:rsid w:val="004168B2"/>
    <w:rsid w:val="00432926"/>
    <w:rsid w:val="00455C3C"/>
    <w:rsid w:val="00460424"/>
    <w:rsid w:val="00466520"/>
    <w:rsid w:val="004713F2"/>
    <w:rsid w:val="00495226"/>
    <w:rsid w:val="004A27AB"/>
    <w:rsid w:val="004A5AD2"/>
    <w:rsid w:val="004C221D"/>
    <w:rsid w:val="004E20F5"/>
    <w:rsid w:val="004F7964"/>
    <w:rsid w:val="005024A3"/>
    <w:rsid w:val="0051149C"/>
    <w:rsid w:val="00514907"/>
    <w:rsid w:val="005243D9"/>
    <w:rsid w:val="005437BA"/>
    <w:rsid w:val="00556D97"/>
    <w:rsid w:val="00567929"/>
    <w:rsid w:val="00567DEF"/>
    <w:rsid w:val="00574DD1"/>
    <w:rsid w:val="00575487"/>
    <w:rsid w:val="00586D36"/>
    <w:rsid w:val="005B1D17"/>
    <w:rsid w:val="005C413E"/>
    <w:rsid w:val="005C6839"/>
    <w:rsid w:val="005D2A78"/>
    <w:rsid w:val="005D2D7B"/>
    <w:rsid w:val="005E1A88"/>
    <w:rsid w:val="005E492E"/>
    <w:rsid w:val="00613FAD"/>
    <w:rsid w:val="00627CC0"/>
    <w:rsid w:val="00641297"/>
    <w:rsid w:val="00641D9F"/>
    <w:rsid w:val="00651788"/>
    <w:rsid w:val="00653B99"/>
    <w:rsid w:val="00656C7B"/>
    <w:rsid w:val="006C18AF"/>
    <w:rsid w:val="006D51CF"/>
    <w:rsid w:val="006F3B79"/>
    <w:rsid w:val="006F51CC"/>
    <w:rsid w:val="006F7261"/>
    <w:rsid w:val="006F7514"/>
    <w:rsid w:val="0071401D"/>
    <w:rsid w:val="00714BB8"/>
    <w:rsid w:val="007238AA"/>
    <w:rsid w:val="007341A5"/>
    <w:rsid w:val="00743A99"/>
    <w:rsid w:val="007454F0"/>
    <w:rsid w:val="00746A7B"/>
    <w:rsid w:val="00764BD8"/>
    <w:rsid w:val="00764C3B"/>
    <w:rsid w:val="007819E7"/>
    <w:rsid w:val="00787A83"/>
    <w:rsid w:val="00795BAD"/>
    <w:rsid w:val="007B3972"/>
    <w:rsid w:val="007B5D33"/>
    <w:rsid w:val="007C39BB"/>
    <w:rsid w:val="007F409C"/>
    <w:rsid w:val="00811BF7"/>
    <w:rsid w:val="00826A4E"/>
    <w:rsid w:val="008303F9"/>
    <w:rsid w:val="0083349B"/>
    <w:rsid w:val="00887BBD"/>
    <w:rsid w:val="008934E2"/>
    <w:rsid w:val="00893E84"/>
    <w:rsid w:val="008C4D05"/>
    <w:rsid w:val="008C7128"/>
    <w:rsid w:val="0091689A"/>
    <w:rsid w:val="009348A9"/>
    <w:rsid w:val="009379BC"/>
    <w:rsid w:val="00953838"/>
    <w:rsid w:val="00966427"/>
    <w:rsid w:val="00987213"/>
    <w:rsid w:val="00997CA5"/>
    <w:rsid w:val="009A3558"/>
    <w:rsid w:val="009B2FA2"/>
    <w:rsid w:val="009B352A"/>
    <w:rsid w:val="009F1A93"/>
    <w:rsid w:val="00A2580E"/>
    <w:rsid w:val="00A31B0D"/>
    <w:rsid w:val="00A41E49"/>
    <w:rsid w:val="00A646B8"/>
    <w:rsid w:val="00A66437"/>
    <w:rsid w:val="00A7035C"/>
    <w:rsid w:val="00A80191"/>
    <w:rsid w:val="00A85391"/>
    <w:rsid w:val="00AB3714"/>
    <w:rsid w:val="00AB740D"/>
    <w:rsid w:val="00AE37D8"/>
    <w:rsid w:val="00AE5B90"/>
    <w:rsid w:val="00AF4112"/>
    <w:rsid w:val="00B04E42"/>
    <w:rsid w:val="00B32373"/>
    <w:rsid w:val="00B37083"/>
    <w:rsid w:val="00B51033"/>
    <w:rsid w:val="00B53E5D"/>
    <w:rsid w:val="00B71B07"/>
    <w:rsid w:val="00B73D7C"/>
    <w:rsid w:val="00B93D34"/>
    <w:rsid w:val="00B964DF"/>
    <w:rsid w:val="00BA110F"/>
    <w:rsid w:val="00BA1A64"/>
    <w:rsid w:val="00BB4E51"/>
    <w:rsid w:val="00BB5E65"/>
    <w:rsid w:val="00BC7ABF"/>
    <w:rsid w:val="00BD1FF0"/>
    <w:rsid w:val="00BE2A0A"/>
    <w:rsid w:val="00BF10C3"/>
    <w:rsid w:val="00BF773C"/>
    <w:rsid w:val="00C67F71"/>
    <w:rsid w:val="00C7218A"/>
    <w:rsid w:val="00C7345A"/>
    <w:rsid w:val="00C73966"/>
    <w:rsid w:val="00CA4399"/>
    <w:rsid w:val="00CB4ED2"/>
    <w:rsid w:val="00CC3F32"/>
    <w:rsid w:val="00CD4117"/>
    <w:rsid w:val="00CE4224"/>
    <w:rsid w:val="00CF4D6D"/>
    <w:rsid w:val="00D02032"/>
    <w:rsid w:val="00D27131"/>
    <w:rsid w:val="00D37431"/>
    <w:rsid w:val="00D43342"/>
    <w:rsid w:val="00D4355E"/>
    <w:rsid w:val="00D474C3"/>
    <w:rsid w:val="00D54E3A"/>
    <w:rsid w:val="00D64589"/>
    <w:rsid w:val="00D66359"/>
    <w:rsid w:val="00D94B55"/>
    <w:rsid w:val="00DC0FF6"/>
    <w:rsid w:val="00DD5DD7"/>
    <w:rsid w:val="00DE597B"/>
    <w:rsid w:val="00DF2E35"/>
    <w:rsid w:val="00E047F5"/>
    <w:rsid w:val="00E07F6E"/>
    <w:rsid w:val="00E12F6F"/>
    <w:rsid w:val="00E21725"/>
    <w:rsid w:val="00E2467B"/>
    <w:rsid w:val="00E27643"/>
    <w:rsid w:val="00EB1957"/>
    <w:rsid w:val="00EB55A6"/>
    <w:rsid w:val="00ED4931"/>
    <w:rsid w:val="00EE6E50"/>
    <w:rsid w:val="00EF66F0"/>
    <w:rsid w:val="00F22435"/>
    <w:rsid w:val="00F2275B"/>
    <w:rsid w:val="00F50938"/>
    <w:rsid w:val="00F65816"/>
    <w:rsid w:val="00FA5733"/>
    <w:rsid w:val="00FB1D45"/>
    <w:rsid w:val="00FB23D8"/>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791C6"/>
  <w15:chartTrackingRefBased/>
  <w15:docId w15:val="{0D3792FA-7162-4FA8-8A1D-F0F7EB2FA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2FA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unhideWhenUsed/>
    <w:qFormat/>
    <w:rsid w:val="009B2FA2"/>
    <w:rPr>
      <w:sz w:val="16"/>
      <w:szCs w:val="16"/>
    </w:rPr>
  </w:style>
  <w:style w:type="paragraph" w:styleId="ListParagraph">
    <w:name w:val="List Paragraph"/>
    <w:basedOn w:val="Normal"/>
    <w:uiPriority w:val="34"/>
    <w:qFormat/>
    <w:rsid w:val="009B2FA2"/>
    <w:pPr>
      <w:suppressAutoHyphens/>
      <w:ind w:left="720"/>
      <w:contextualSpacing/>
    </w:pPr>
    <w:rPr>
      <w:rFonts w:eastAsiaTheme="minorEastAsia"/>
      <w:lang w:val="en-US"/>
    </w:rPr>
  </w:style>
  <w:style w:type="paragraph" w:styleId="Footer">
    <w:name w:val="footer"/>
    <w:basedOn w:val="Normal"/>
    <w:link w:val="FooterChar"/>
    <w:uiPriority w:val="99"/>
    <w:unhideWhenUsed/>
    <w:rsid w:val="009B2FA2"/>
    <w:pPr>
      <w:tabs>
        <w:tab w:val="center" w:pos="4680"/>
        <w:tab w:val="right" w:pos="9360"/>
      </w:tabs>
      <w:suppressAutoHyphens/>
      <w:spacing w:after="0" w:line="240" w:lineRule="auto"/>
    </w:pPr>
    <w:rPr>
      <w:rFonts w:eastAsiaTheme="minorEastAsia"/>
      <w:lang w:val="en-US"/>
    </w:rPr>
  </w:style>
  <w:style w:type="character" w:customStyle="1" w:styleId="FooterChar">
    <w:name w:val="Footer Char"/>
    <w:basedOn w:val="DefaultParagraphFont"/>
    <w:link w:val="Footer"/>
    <w:uiPriority w:val="99"/>
    <w:rsid w:val="009B2FA2"/>
    <w:rPr>
      <w:rFonts w:eastAsiaTheme="minorEastAsia"/>
      <w:lang w:val="en-US"/>
    </w:rPr>
  </w:style>
  <w:style w:type="paragraph" w:styleId="CommentText">
    <w:name w:val="annotation text"/>
    <w:basedOn w:val="Normal"/>
    <w:link w:val="CommentTextChar"/>
    <w:uiPriority w:val="99"/>
    <w:unhideWhenUsed/>
    <w:qFormat/>
    <w:rsid w:val="009B2FA2"/>
    <w:pPr>
      <w:suppressAutoHyphens/>
      <w:spacing w:line="240" w:lineRule="auto"/>
    </w:pPr>
    <w:rPr>
      <w:rFonts w:eastAsiaTheme="minorEastAsia"/>
      <w:sz w:val="20"/>
      <w:szCs w:val="20"/>
      <w:lang w:val="en-US"/>
    </w:rPr>
  </w:style>
  <w:style w:type="character" w:customStyle="1" w:styleId="CommentTextChar">
    <w:name w:val="Comment Text Char"/>
    <w:basedOn w:val="DefaultParagraphFont"/>
    <w:link w:val="CommentText"/>
    <w:uiPriority w:val="99"/>
    <w:rsid w:val="009B2FA2"/>
    <w:rPr>
      <w:rFonts w:eastAsiaTheme="minorEastAsia"/>
      <w:sz w:val="20"/>
      <w:szCs w:val="20"/>
      <w:lang w:val="en-US"/>
    </w:rPr>
  </w:style>
  <w:style w:type="paragraph" w:styleId="BalloonText">
    <w:name w:val="Balloon Text"/>
    <w:basedOn w:val="Normal"/>
    <w:link w:val="BalloonTextChar"/>
    <w:uiPriority w:val="99"/>
    <w:semiHidden/>
    <w:unhideWhenUsed/>
    <w:rsid w:val="009B2FA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2FA2"/>
    <w:rPr>
      <w:rFonts w:ascii="Segoe UI" w:hAnsi="Segoe UI" w:cs="Segoe UI"/>
      <w:sz w:val="18"/>
      <w:szCs w:val="18"/>
      <w:lang w:val="de-CH"/>
    </w:rPr>
  </w:style>
  <w:style w:type="paragraph" w:styleId="Header">
    <w:name w:val="header"/>
    <w:basedOn w:val="Normal"/>
    <w:link w:val="HeaderChar"/>
    <w:uiPriority w:val="99"/>
    <w:unhideWhenUsed/>
    <w:rsid w:val="000B32C6"/>
    <w:pPr>
      <w:tabs>
        <w:tab w:val="center" w:pos="4536"/>
        <w:tab w:val="right" w:pos="9072"/>
      </w:tabs>
      <w:spacing w:after="0" w:line="240" w:lineRule="auto"/>
    </w:pPr>
  </w:style>
  <w:style w:type="character" w:customStyle="1" w:styleId="HeaderChar">
    <w:name w:val="Header Char"/>
    <w:basedOn w:val="DefaultParagraphFont"/>
    <w:link w:val="Header"/>
    <w:uiPriority w:val="99"/>
    <w:rsid w:val="000B32C6"/>
  </w:style>
  <w:style w:type="paragraph" w:styleId="Revision">
    <w:name w:val="Revision"/>
    <w:hidden/>
    <w:uiPriority w:val="99"/>
    <w:semiHidden/>
    <w:rsid w:val="003D57CE"/>
    <w:pPr>
      <w:spacing w:after="0" w:line="240" w:lineRule="auto"/>
    </w:pPr>
  </w:style>
  <w:style w:type="paragraph" w:styleId="CommentSubject">
    <w:name w:val="annotation subject"/>
    <w:basedOn w:val="CommentText"/>
    <w:next w:val="CommentText"/>
    <w:link w:val="CommentSubjectChar"/>
    <w:uiPriority w:val="99"/>
    <w:semiHidden/>
    <w:unhideWhenUsed/>
    <w:rsid w:val="003D57CE"/>
    <w:pPr>
      <w:suppressAutoHyphens w:val="0"/>
    </w:pPr>
    <w:rPr>
      <w:rFonts w:eastAsiaTheme="minorHAnsi"/>
      <w:b/>
      <w:bCs/>
      <w:lang w:val="en-GB"/>
    </w:rPr>
  </w:style>
  <w:style w:type="character" w:customStyle="1" w:styleId="CommentSubjectChar">
    <w:name w:val="Comment Subject Char"/>
    <w:basedOn w:val="CommentTextChar"/>
    <w:link w:val="CommentSubject"/>
    <w:uiPriority w:val="99"/>
    <w:semiHidden/>
    <w:rsid w:val="003D57CE"/>
    <w:rPr>
      <w:rFonts w:eastAsiaTheme="minorEastAsia"/>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8099809">
      <w:bodyDiv w:val="1"/>
      <w:marLeft w:val="0"/>
      <w:marRight w:val="0"/>
      <w:marTop w:val="0"/>
      <w:marBottom w:val="0"/>
      <w:divBdr>
        <w:top w:val="none" w:sz="0" w:space="0" w:color="auto"/>
        <w:left w:val="none" w:sz="0" w:space="0" w:color="auto"/>
        <w:bottom w:val="none" w:sz="0" w:space="0" w:color="auto"/>
        <w:right w:val="none" w:sz="0" w:space="0" w:color="auto"/>
      </w:divBdr>
      <w:divsChild>
        <w:div w:id="1488788668">
          <w:marLeft w:val="0"/>
          <w:marRight w:val="0"/>
          <w:marTop w:val="0"/>
          <w:marBottom w:val="0"/>
          <w:divBdr>
            <w:top w:val="single" w:sz="2" w:space="0" w:color="E3E3E3"/>
            <w:left w:val="single" w:sz="2" w:space="0" w:color="E3E3E3"/>
            <w:bottom w:val="single" w:sz="2" w:space="0" w:color="E3E3E3"/>
            <w:right w:val="single" w:sz="2" w:space="0" w:color="E3E3E3"/>
          </w:divBdr>
          <w:divsChild>
            <w:div w:id="1752923297">
              <w:marLeft w:val="0"/>
              <w:marRight w:val="0"/>
              <w:marTop w:val="0"/>
              <w:marBottom w:val="0"/>
              <w:divBdr>
                <w:top w:val="single" w:sz="2" w:space="0" w:color="E3E3E3"/>
                <w:left w:val="single" w:sz="2" w:space="0" w:color="E3E3E3"/>
                <w:bottom w:val="single" w:sz="2" w:space="0" w:color="E3E3E3"/>
                <w:right w:val="single" w:sz="2" w:space="0" w:color="E3E3E3"/>
              </w:divBdr>
              <w:divsChild>
                <w:div w:id="857743438">
                  <w:marLeft w:val="0"/>
                  <w:marRight w:val="0"/>
                  <w:marTop w:val="0"/>
                  <w:marBottom w:val="0"/>
                  <w:divBdr>
                    <w:top w:val="single" w:sz="2" w:space="0" w:color="E3E3E3"/>
                    <w:left w:val="single" w:sz="2" w:space="0" w:color="E3E3E3"/>
                    <w:bottom w:val="single" w:sz="2" w:space="0" w:color="E3E3E3"/>
                    <w:right w:val="single" w:sz="2" w:space="0" w:color="E3E3E3"/>
                  </w:divBdr>
                  <w:divsChild>
                    <w:div w:id="512376804">
                      <w:marLeft w:val="0"/>
                      <w:marRight w:val="0"/>
                      <w:marTop w:val="0"/>
                      <w:marBottom w:val="0"/>
                      <w:divBdr>
                        <w:top w:val="single" w:sz="2" w:space="0" w:color="E3E3E3"/>
                        <w:left w:val="single" w:sz="2" w:space="0" w:color="E3E3E3"/>
                        <w:bottom w:val="single" w:sz="2" w:space="0" w:color="E3E3E3"/>
                        <w:right w:val="single" w:sz="2" w:space="0" w:color="E3E3E3"/>
                      </w:divBdr>
                      <w:divsChild>
                        <w:div w:id="208340646">
                          <w:marLeft w:val="0"/>
                          <w:marRight w:val="0"/>
                          <w:marTop w:val="0"/>
                          <w:marBottom w:val="0"/>
                          <w:divBdr>
                            <w:top w:val="single" w:sz="2" w:space="0" w:color="E3E3E3"/>
                            <w:left w:val="single" w:sz="2" w:space="0" w:color="E3E3E3"/>
                            <w:bottom w:val="single" w:sz="2" w:space="0" w:color="E3E3E3"/>
                            <w:right w:val="single" w:sz="2" w:space="0" w:color="E3E3E3"/>
                          </w:divBdr>
                          <w:divsChild>
                            <w:div w:id="795219970">
                              <w:marLeft w:val="0"/>
                              <w:marRight w:val="0"/>
                              <w:marTop w:val="100"/>
                              <w:marBottom w:val="100"/>
                              <w:divBdr>
                                <w:top w:val="single" w:sz="2" w:space="0" w:color="E3E3E3"/>
                                <w:left w:val="single" w:sz="2" w:space="0" w:color="E3E3E3"/>
                                <w:bottom w:val="single" w:sz="2" w:space="0" w:color="E3E3E3"/>
                                <w:right w:val="single" w:sz="2" w:space="0" w:color="E3E3E3"/>
                              </w:divBdr>
                              <w:divsChild>
                                <w:div w:id="1839492018">
                                  <w:marLeft w:val="0"/>
                                  <w:marRight w:val="0"/>
                                  <w:marTop w:val="0"/>
                                  <w:marBottom w:val="0"/>
                                  <w:divBdr>
                                    <w:top w:val="single" w:sz="2" w:space="0" w:color="E3E3E3"/>
                                    <w:left w:val="single" w:sz="2" w:space="0" w:color="E3E3E3"/>
                                    <w:bottom w:val="single" w:sz="2" w:space="0" w:color="E3E3E3"/>
                                    <w:right w:val="single" w:sz="2" w:space="0" w:color="E3E3E3"/>
                                  </w:divBdr>
                                  <w:divsChild>
                                    <w:div w:id="751705430">
                                      <w:marLeft w:val="0"/>
                                      <w:marRight w:val="0"/>
                                      <w:marTop w:val="0"/>
                                      <w:marBottom w:val="0"/>
                                      <w:divBdr>
                                        <w:top w:val="single" w:sz="2" w:space="0" w:color="E3E3E3"/>
                                        <w:left w:val="single" w:sz="2" w:space="0" w:color="E3E3E3"/>
                                        <w:bottom w:val="single" w:sz="2" w:space="0" w:color="E3E3E3"/>
                                        <w:right w:val="single" w:sz="2" w:space="0" w:color="E3E3E3"/>
                                      </w:divBdr>
                                      <w:divsChild>
                                        <w:div w:id="859928449">
                                          <w:marLeft w:val="0"/>
                                          <w:marRight w:val="0"/>
                                          <w:marTop w:val="0"/>
                                          <w:marBottom w:val="0"/>
                                          <w:divBdr>
                                            <w:top w:val="single" w:sz="2" w:space="0" w:color="E3E3E3"/>
                                            <w:left w:val="single" w:sz="2" w:space="0" w:color="E3E3E3"/>
                                            <w:bottom w:val="single" w:sz="2" w:space="0" w:color="E3E3E3"/>
                                            <w:right w:val="single" w:sz="2" w:space="0" w:color="E3E3E3"/>
                                          </w:divBdr>
                                          <w:divsChild>
                                            <w:div w:id="1459299155">
                                              <w:marLeft w:val="0"/>
                                              <w:marRight w:val="0"/>
                                              <w:marTop w:val="0"/>
                                              <w:marBottom w:val="0"/>
                                              <w:divBdr>
                                                <w:top w:val="single" w:sz="2" w:space="0" w:color="E3E3E3"/>
                                                <w:left w:val="single" w:sz="2" w:space="0" w:color="E3E3E3"/>
                                                <w:bottom w:val="single" w:sz="2" w:space="0" w:color="E3E3E3"/>
                                                <w:right w:val="single" w:sz="2" w:space="0" w:color="E3E3E3"/>
                                              </w:divBdr>
                                              <w:divsChild>
                                                <w:div w:id="181671292">
                                                  <w:marLeft w:val="0"/>
                                                  <w:marRight w:val="0"/>
                                                  <w:marTop w:val="0"/>
                                                  <w:marBottom w:val="0"/>
                                                  <w:divBdr>
                                                    <w:top w:val="single" w:sz="2" w:space="0" w:color="E3E3E3"/>
                                                    <w:left w:val="single" w:sz="2" w:space="0" w:color="E3E3E3"/>
                                                    <w:bottom w:val="single" w:sz="2" w:space="0" w:color="E3E3E3"/>
                                                    <w:right w:val="single" w:sz="2" w:space="0" w:color="E3E3E3"/>
                                                  </w:divBdr>
                                                  <w:divsChild>
                                                    <w:div w:id="14633048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417568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2911</Words>
  <Characters>16599</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Guillén Gosalbez  Gonzalo</cp:lastModifiedBy>
  <cp:revision>5</cp:revision>
  <cp:lastPrinted>2023-06-08T06:52:00Z</cp:lastPrinted>
  <dcterms:created xsi:type="dcterms:W3CDTF">2024-03-06T16:27:00Z</dcterms:created>
  <dcterms:modified xsi:type="dcterms:W3CDTF">2024-03-06T16:31:00Z</dcterms:modified>
</cp:coreProperties>
</file>