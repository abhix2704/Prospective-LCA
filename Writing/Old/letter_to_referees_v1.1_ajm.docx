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0997" w14:textId="3B63D9F9" w:rsidR="00614C56" w:rsidRPr="00CB61F4" w:rsidRDefault="00614C56" w:rsidP="00614C56">
      <w:pPr>
        <w:spacing w:before="60" w:after="60"/>
        <w:ind w:left="2124" w:firstLine="708"/>
        <w:jc w:val="right"/>
        <w:rPr>
          <w:rFonts w:ascii="Arial" w:hAnsi="Arial" w:cs="Arial"/>
          <w:b/>
        </w:rPr>
      </w:pPr>
      <w:bookmarkStart w:id="0" w:name="_Hlk128557527"/>
      <w:r w:rsidRPr="00CB61F4">
        <w:rPr>
          <w:rFonts w:ascii="Arial" w:hAnsi="Arial" w:cs="Arial"/>
        </w:rPr>
        <w:t xml:space="preserve">Zurich, </w:t>
      </w:r>
      <w:bookmarkStart w:id="1" w:name="inhalt"/>
      <w:bookmarkEnd w:id="1"/>
      <w:r w:rsidR="00A424B1">
        <w:rPr>
          <w:rFonts w:ascii="Arial" w:hAnsi="Arial" w:cs="Arial"/>
        </w:rPr>
        <w:t>26</w:t>
      </w:r>
      <w:r w:rsidR="00252144" w:rsidRPr="00CB61F4">
        <w:rPr>
          <w:rFonts w:ascii="Arial" w:hAnsi="Arial" w:cs="Arial"/>
        </w:rPr>
        <w:t>.</w:t>
      </w:r>
      <w:r w:rsidR="00A424B1">
        <w:rPr>
          <w:rFonts w:ascii="Arial" w:hAnsi="Arial" w:cs="Arial"/>
        </w:rPr>
        <w:t>11</w:t>
      </w:r>
      <w:r w:rsidR="00252144" w:rsidRPr="00CB61F4">
        <w:rPr>
          <w:rFonts w:ascii="Arial" w:hAnsi="Arial" w:cs="Arial"/>
        </w:rPr>
        <w:t>.2023</w:t>
      </w:r>
    </w:p>
    <w:p w14:paraId="0F59A6AC" w14:textId="79CB1078" w:rsidR="00614C56" w:rsidRPr="00414B0A" w:rsidRDefault="00614C56" w:rsidP="00614C56">
      <w:pPr>
        <w:spacing w:before="60" w:after="60"/>
        <w:rPr>
          <w:rFonts w:ascii="Arial" w:hAnsi="Arial" w:cs="Arial"/>
          <w:b/>
        </w:rPr>
      </w:pPr>
      <w:r w:rsidRPr="00414B0A">
        <w:rPr>
          <w:rFonts w:ascii="Arial" w:hAnsi="Arial" w:cs="Arial"/>
          <w:b/>
        </w:rPr>
        <w:t xml:space="preserve">Dr. </w:t>
      </w:r>
      <w:r w:rsidR="004071AD" w:rsidRPr="00414B0A">
        <w:rPr>
          <w:rFonts w:ascii="Arial" w:hAnsi="Arial" w:cs="Arial"/>
          <w:b/>
        </w:rPr>
        <w:t xml:space="preserve">Michael Rowan </w:t>
      </w:r>
    </w:p>
    <w:p w14:paraId="7D5BCC87" w14:textId="0A753CDB" w:rsidR="00614C56" w:rsidRPr="00414B0A" w:rsidRDefault="004071AD" w:rsidP="00614C56">
      <w:pPr>
        <w:spacing w:after="60"/>
        <w:rPr>
          <w:rFonts w:ascii="Arial" w:hAnsi="Arial" w:cs="Arial"/>
          <w:i/>
        </w:rPr>
      </w:pPr>
      <w:r w:rsidRPr="00414B0A">
        <w:rPr>
          <w:rFonts w:ascii="Arial" w:hAnsi="Arial" w:cs="Arial"/>
        </w:rPr>
        <w:t xml:space="preserve">Executive </w:t>
      </w:r>
      <w:r w:rsidR="00614C56" w:rsidRPr="00414B0A">
        <w:rPr>
          <w:rFonts w:ascii="Arial" w:hAnsi="Arial" w:cs="Arial"/>
        </w:rPr>
        <w:t>Editor</w:t>
      </w:r>
      <w:r w:rsidRPr="00414B0A">
        <w:rPr>
          <w:rFonts w:ascii="Arial" w:hAnsi="Arial" w:cs="Arial"/>
        </w:rPr>
        <w:t>, Royal Society of Chemistry</w:t>
      </w:r>
    </w:p>
    <w:p w14:paraId="45C25226" w14:textId="77777777" w:rsidR="00614C56" w:rsidRPr="00414B0A" w:rsidRDefault="00614C56" w:rsidP="00614C56">
      <w:pPr>
        <w:spacing w:after="60"/>
        <w:rPr>
          <w:rFonts w:ascii="Arial" w:hAnsi="Arial" w:cs="Arial"/>
        </w:rPr>
      </w:pPr>
    </w:p>
    <w:p w14:paraId="4AD6666D" w14:textId="77777777" w:rsidR="00614C56" w:rsidRPr="00414B0A" w:rsidRDefault="00614C56" w:rsidP="00614C56">
      <w:pPr>
        <w:spacing w:after="60"/>
        <w:rPr>
          <w:rFonts w:ascii="Arial" w:hAnsi="Arial" w:cs="Arial"/>
        </w:rPr>
      </w:pPr>
      <w:r w:rsidRPr="00414B0A">
        <w:rPr>
          <w:rFonts w:ascii="Arial" w:hAnsi="Arial" w:cs="Arial"/>
          <w:b/>
        </w:rPr>
        <w:t xml:space="preserve">Subject: </w:t>
      </w:r>
      <w:r w:rsidRPr="00414B0A">
        <w:rPr>
          <w:rFonts w:ascii="Arial" w:hAnsi="Arial" w:cs="Arial"/>
        </w:rPr>
        <w:t>Manuscript submission</w:t>
      </w:r>
    </w:p>
    <w:p w14:paraId="1E244FA6" w14:textId="456E03C4" w:rsidR="00614C56" w:rsidRPr="00414B0A" w:rsidRDefault="00614C56" w:rsidP="000A67E6">
      <w:pPr>
        <w:spacing w:before="240" w:after="80" w:line="288" w:lineRule="auto"/>
        <w:jc w:val="both"/>
        <w:rPr>
          <w:rFonts w:ascii="Arial" w:hAnsi="Arial" w:cs="Arial"/>
          <w:snapToGrid w:val="0"/>
          <w:color w:val="000000"/>
        </w:rPr>
      </w:pPr>
      <w:r w:rsidRPr="00414B0A">
        <w:rPr>
          <w:rFonts w:ascii="Arial" w:hAnsi="Arial" w:cs="Arial"/>
          <w:snapToGrid w:val="0"/>
          <w:color w:val="000000"/>
        </w:rPr>
        <w:t xml:space="preserve">Dear Dr. </w:t>
      </w:r>
      <w:r w:rsidR="004071AD" w:rsidRPr="00414B0A">
        <w:rPr>
          <w:rFonts w:ascii="Arial" w:hAnsi="Arial" w:cs="Arial"/>
          <w:snapToGrid w:val="0"/>
          <w:color w:val="000000"/>
        </w:rPr>
        <w:t>Rowan</w:t>
      </w:r>
      <w:r w:rsidRPr="00414B0A">
        <w:rPr>
          <w:rFonts w:ascii="Arial" w:hAnsi="Arial" w:cs="Arial"/>
          <w:snapToGrid w:val="0"/>
          <w:color w:val="000000"/>
        </w:rPr>
        <w:t>,</w:t>
      </w:r>
    </w:p>
    <w:p w14:paraId="721043EE" w14:textId="09C37D08" w:rsidR="000A67E6" w:rsidRPr="00414B0A" w:rsidRDefault="000A67E6" w:rsidP="000A67E6">
      <w:pPr>
        <w:spacing w:before="120" w:after="120" w:line="264" w:lineRule="auto"/>
        <w:jc w:val="both"/>
        <w:rPr>
          <w:rFonts w:ascii="Arial" w:hAnsi="Arial" w:cs="Arial"/>
        </w:rPr>
      </w:pPr>
      <w:r w:rsidRPr="00414B0A">
        <w:rPr>
          <w:rFonts w:ascii="Arial" w:hAnsi="Arial" w:cs="Arial"/>
        </w:rPr>
        <w:t xml:space="preserve">We are pleased to submit our </w:t>
      </w:r>
      <w:r w:rsidR="005636AB" w:rsidRPr="00414B0A">
        <w:rPr>
          <w:rFonts w:ascii="Arial" w:hAnsi="Arial" w:cs="Arial"/>
        </w:rPr>
        <w:t>full paper</w:t>
      </w:r>
      <w:r w:rsidRPr="00414B0A">
        <w:rPr>
          <w:rFonts w:ascii="Arial" w:hAnsi="Arial" w:cs="Arial"/>
        </w:rPr>
        <w:t xml:space="preserve"> titled </w:t>
      </w:r>
      <w:r w:rsidRPr="00414B0A">
        <w:rPr>
          <w:rFonts w:ascii="Arial" w:hAnsi="Arial" w:cs="Arial"/>
          <w:b/>
        </w:rPr>
        <w:t>“</w:t>
      </w:r>
      <w:r w:rsidR="003D755C" w:rsidRPr="00414B0A">
        <w:rPr>
          <w:rFonts w:ascii="Arial" w:hAnsi="Arial" w:cs="Arial"/>
          <w:b/>
        </w:rPr>
        <w:t>The nexus of climate policies and environmental sustainability in platform chemical production</w:t>
      </w:r>
      <w:r w:rsidRPr="00414B0A">
        <w:rPr>
          <w:rFonts w:ascii="Arial" w:hAnsi="Arial" w:cs="Arial"/>
          <w:b/>
        </w:rPr>
        <w:t xml:space="preserve">” </w:t>
      </w:r>
      <w:r w:rsidRPr="00414B0A">
        <w:rPr>
          <w:rFonts w:ascii="Arial" w:hAnsi="Arial" w:cs="Arial"/>
        </w:rPr>
        <w:t>by A.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Nabera, R.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Istrate, A.J.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Mart</w:t>
      </w:r>
      <w:r w:rsidR="00C67C27" w:rsidRPr="00414B0A">
        <w:rPr>
          <w:rFonts w:ascii="Arial" w:hAnsi="Arial" w:cs="Arial"/>
        </w:rPr>
        <w:t>í</w:t>
      </w:r>
      <w:r w:rsidRPr="00414B0A">
        <w:rPr>
          <w:rFonts w:ascii="Arial" w:hAnsi="Arial" w:cs="Arial"/>
        </w:rPr>
        <w:t>n</w:t>
      </w:r>
      <w:r w:rsidR="005C0A15" w:rsidRPr="00414B0A">
        <w:rPr>
          <w:rFonts w:ascii="Arial" w:hAnsi="Arial" w:cs="Arial"/>
        </w:rPr>
        <w:t xml:space="preserve">, </w:t>
      </w:r>
      <w:r w:rsidRPr="00414B0A">
        <w:rPr>
          <w:rFonts w:ascii="Arial" w:hAnsi="Arial" w:cs="Arial"/>
        </w:rPr>
        <w:t>J.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Pérez</w:t>
      </w:r>
      <w:r w:rsidR="00763774" w:rsidRPr="00414B0A">
        <w:rPr>
          <w:rFonts w:ascii="Arial" w:hAnsi="Arial" w:cs="Arial"/>
        </w:rPr>
        <w:noBreakHyphen/>
      </w:r>
      <w:r w:rsidRPr="00414B0A">
        <w:rPr>
          <w:rFonts w:ascii="Arial" w:hAnsi="Arial" w:cs="Arial"/>
        </w:rPr>
        <w:t>Ramírez</w:t>
      </w:r>
      <w:r w:rsidR="00A7077B" w:rsidRPr="00414B0A">
        <w:rPr>
          <w:rFonts w:ascii="Arial" w:hAnsi="Arial" w:cs="Arial"/>
        </w:rPr>
        <w:t xml:space="preserve">, </w:t>
      </w:r>
      <w:r w:rsidR="005C0A15" w:rsidRPr="00414B0A">
        <w:rPr>
          <w:rFonts w:ascii="Arial" w:hAnsi="Arial" w:cs="Arial"/>
        </w:rPr>
        <w:t xml:space="preserve">and </w:t>
      </w:r>
      <w:r w:rsidR="00537984" w:rsidRPr="00414B0A">
        <w:rPr>
          <w:rFonts w:ascii="Arial" w:eastAsia="Yu Mincho" w:hAnsi="Arial" w:cs="Arial"/>
          <w:bCs/>
          <w:color w:val="000000"/>
          <w:lang w:eastAsia="ja-JP"/>
        </w:rPr>
        <w:t>G. </w:t>
      </w:r>
      <w:r w:rsidR="00452198" w:rsidRPr="00414B0A">
        <w:rPr>
          <w:rFonts w:ascii="Arial" w:eastAsia="Yu Mincho" w:hAnsi="Arial" w:cs="Arial"/>
          <w:bCs/>
          <w:color w:val="000000"/>
          <w:lang w:eastAsia="ja-JP"/>
        </w:rPr>
        <w:t>Guillén</w:t>
      </w:r>
      <w:r w:rsidR="00452198" w:rsidRPr="00414B0A">
        <w:rPr>
          <w:rFonts w:ascii="Arial" w:eastAsia="Yu Mincho" w:hAnsi="Arial" w:cs="Arial"/>
          <w:bCs/>
          <w:color w:val="000000"/>
          <w:lang w:eastAsia="ja-JP"/>
        </w:rPr>
        <w:noBreakHyphen/>
        <w:t>Gosálbez</w:t>
      </w:r>
      <w:r w:rsidR="00537984" w:rsidRPr="00414B0A">
        <w:rPr>
          <w:rFonts w:ascii="Arial" w:eastAsia="Yu Mincho" w:hAnsi="Arial" w:cs="Arial"/>
          <w:b/>
          <w:bCs/>
          <w:color w:val="000000"/>
          <w:lang w:eastAsia="ja-JP"/>
        </w:rPr>
        <w:t xml:space="preserve"> </w:t>
      </w:r>
      <w:r w:rsidRPr="00414B0A">
        <w:rPr>
          <w:rFonts w:ascii="Arial" w:hAnsi="Arial" w:cs="Arial"/>
        </w:rPr>
        <w:t xml:space="preserve">for consideration in </w:t>
      </w:r>
      <w:r w:rsidRPr="00414B0A">
        <w:rPr>
          <w:rFonts w:ascii="Arial" w:hAnsi="Arial" w:cs="Arial"/>
          <w:i/>
        </w:rPr>
        <w:t>Green Chemistry</w:t>
      </w:r>
      <w:r w:rsidRPr="00414B0A">
        <w:rPr>
          <w:rFonts w:ascii="Arial" w:hAnsi="Arial" w:cs="Arial"/>
        </w:rPr>
        <w:t>.</w:t>
      </w:r>
      <w:r w:rsidR="009F42A9" w:rsidRPr="00414B0A">
        <w:rPr>
          <w:rFonts w:ascii="Arial" w:hAnsi="Arial" w:cs="Arial"/>
        </w:rPr>
        <w:t xml:space="preserve"> </w:t>
      </w:r>
    </w:p>
    <w:p w14:paraId="7F3EED76" w14:textId="62BECD67" w:rsidR="0032518B" w:rsidRPr="00414B0A" w:rsidRDefault="00FC515A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ins w:id="2" w:author="Martin Fernandez  Antonio José" w:date="2023-11-27T13:33:00Z">
        <w:r>
          <w:rPr>
            <w:rFonts w:ascii="Arial" w:hAnsi="Arial" w:cs="Arial"/>
          </w:rPr>
          <w:t>T</w:t>
        </w:r>
      </w:ins>
      <w:ins w:id="3" w:author="Martin Fernandez  Antonio José" w:date="2023-11-27T13:27:00Z">
        <w:r w:rsidR="006C3C00">
          <w:rPr>
            <w:rFonts w:ascii="Arial" w:hAnsi="Arial" w:cs="Arial"/>
          </w:rPr>
          <w:t xml:space="preserve">he </w:t>
        </w:r>
      </w:ins>
      <w:ins w:id="4" w:author="Martin Fernandez  Antonio José" w:date="2023-11-27T13:20:00Z">
        <w:r w:rsidR="006C3C00" w:rsidRPr="00414B0A">
          <w:rPr>
            <w:rFonts w:ascii="Arial" w:hAnsi="Arial" w:cs="Arial"/>
          </w:rPr>
          <w:t xml:space="preserve">targets set by the Paris Agreement have led to the </w:t>
        </w:r>
      </w:ins>
      <w:ins w:id="5" w:author="Martin Fernandez  Antonio José" w:date="2023-11-27T13:21:00Z">
        <w:r w:rsidR="006C3C00">
          <w:rPr>
            <w:rFonts w:ascii="Arial" w:hAnsi="Arial" w:cs="Arial"/>
          </w:rPr>
          <w:t>need to implement</w:t>
        </w:r>
      </w:ins>
      <w:ins w:id="6" w:author="Martin Fernandez  Antonio José" w:date="2023-11-27T13:20:00Z">
        <w:r w:rsidR="006C3C00" w:rsidRPr="00414B0A">
          <w:rPr>
            <w:rFonts w:ascii="Arial" w:hAnsi="Arial" w:cs="Arial"/>
          </w:rPr>
          <w:t xml:space="preserve"> climate policies</w:t>
        </w:r>
      </w:ins>
      <w:ins w:id="7" w:author="Martin Fernandez  Antonio José" w:date="2023-11-27T13:49:00Z">
        <w:r w:rsidR="008F2374" w:rsidRPr="008F2374">
          <w:rPr>
            <w:rFonts w:ascii="Arial" w:hAnsi="Arial" w:cs="Arial"/>
          </w:rPr>
          <w:t xml:space="preserve"> </w:t>
        </w:r>
        <w:r w:rsidR="008F2374">
          <w:rPr>
            <w:rFonts w:ascii="Arial" w:hAnsi="Arial" w:cs="Arial"/>
          </w:rPr>
          <w:t>affecting the entire economy</w:t>
        </w:r>
      </w:ins>
      <w:ins w:id="8" w:author="Martin Fernandez  Antonio José" w:date="2023-11-27T13:21:00Z">
        <w:r w:rsidR="006C3C00">
          <w:rPr>
            <w:rFonts w:ascii="Arial" w:hAnsi="Arial" w:cs="Arial"/>
          </w:rPr>
          <w:t xml:space="preserve">. </w:t>
        </w:r>
      </w:ins>
      <w:r w:rsidR="00706A24" w:rsidRPr="00414B0A">
        <w:rPr>
          <w:rFonts w:ascii="Arial" w:hAnsi="Arial" w:cs="Arial"/>
        </w:rPr>
        <w:t xml:space="preserve">The </w:t>
      </w:r>
      <w:ins w:id="9" w:author="Martin Fernandez  Antonio José" w:date="2023-11-27T13:22:00Z">
        <w:r w:rsidR="006C3C00">
          <w:rPr>
            <w:rFonts w:ascii="Arial" w:hAnsi="Arial" w:cs="Arial"/>
          </w:rPr>
          <w:t xml:space="preserve">sustainability of the </w:t>
        </w:r>
      </w:ins>
      <w:r w:rsidR="00706A24" w:rsidRPr="00414B0A">
        <w:rPr>
          <w:rFonts w:ascii="Arial" w:hAnsi="Arial" w:cs="Arial"/>
        </w:rPr>
        <w:t>chemical industry</w:t>
      </w:r>
      <w:ins w:id="10" w:author="Martin Fernandez  Antonio José" w:date="2023-11-27T13:21:00Z">
        <w:r w:rsidR="006C3C00">
          <w:rPr>
            <w:rFonts w:ascii="Arial" w:hAnsi="Arial" w:cs="Arial"/>
          </w:rPr>
          <w:t>, which</w:t>
        </w:r>
      </w:ins>
      <w:ins w:id="11" w:author="Martin Fernandez  Antonio José" w:date="2023-11-27T13:19:00Z">
        <w:r w:rsidR="006C3C00">
          <w:rPr>
            <w:rFonts w:ascii="Arial" w:hAnsi="Arial" w:cs="Arial"/>
          </w:rPr>
          <w:t xml:space="preserve"> releases</w:t>
        </w:r>
      </w:ins>
      <w:del w:id="12" w:author="Martin Fernandez  Antonio José" w:date="2023-11-27T13:19:00Z">
        <w:r w:rsidR="00706A24" w:rsidRPr="00414B0A" w:rsidDel="006C3C00">
          <w:rPr>
            <w:rFonts w:ascii="Arial" w:hAnsi="Arial" w:cs="Arial"/>
          </w:rPr>
          <w:delText xml:space="preserve"> </w:delText>
        </w:r>
        <w:r w:rsidR="00414B0A" w:rsidDel="006C3C00">
          <w:rPr>
            <w:rFonts w:ascii="Arial" w:hAnsi="Arial" w:cs="Arial"/>
          </w:rPr>
          <w:delText>heavily relies</w:delText>
        </w:r>
        <w:r w:rsidR="00706A24" w:rsidRPr="00414B0A" w:rsidDel="006C3C00">
          <w:rPr>
            <w:rFonts w:ascii="Arial" w:hAnsi="Arial" w:cs="Arial"/>
          </w:rPr>
          <w:delText xml:space="preserve"> on fossil fuels, </w:delText>
        </w:r>
        <w:r w:rsidR="00854F20" w:rsidRPr="00414B0A" w:rsidDel="006C3C00">
          <w:rPr>
            <w:rFonts w:ascii="Arial" w:hAnsi="Arial" w:cs="Arial"/>
          </w:rPr>
          <w:delText>resulting</w:delText>
        </w:r>
        <w:r w:rsidR="00706A24" w:rsidRPr="00414B0A" w:rsidDel="006C3C00">
          <w:rPr>
            <w:rFonts w:ascii="Arial" w:hAnsi="Arial" w:cs="Arial"/>
          </w:rPr>
          <w:delText xml:space="preserve"> in</w:delText>
        </w:r>
      </w:del>
      <w:r w:rsidR="00706A24" w:rsidRPr="00414B0A">
        <w:rPr>
          <w:rFonts w:ascii="Arial" w:hAnsi="Arial" w:cs="Arial"/>
        </w:rPr>
        <w:t xml:space="preserve"> 10% of global GHG emissions</w:t>
      </w:r>
      <w:ins w:id="13" w:author="Martin Fernandez  Antonio José" w:date="2023-11-27T13:19:00Z">
        <w:r w:rsidR="006C3C00">
          <w:rPr>
            <w:rFonts w:ascii="Arial" w:hAnsi="Arial" w:cs="Arial"/>
          </w:rPr>
          <w:t xml:space="preserve"> due to it</w:t>
        </w:r>
      </w:ins>
      <w:ins w:id="14" w:author="Martin Fernandez  Antonio José" w:date="2023-11-27T13:20:00Z">
        <w:r w:rsidR="006C3C00">
          <w:rPr>
            <w:rFonts w:ascii="Arial" w:hAnsi="Arial" w:cs="Arial"/>
          </w:rPr>
          <w:t>s large reliance on fossil fuels</w:t>
        </w:r>
      </w:ins>
      <w:ins w:id="15" w:author="Martin Fernandez  Antonio José" w:date="2023-11-27T13:21:00Z">
        <w:r w:rsidR="006C3C00">
          <w:rPr>
            <w:rFonts w:ascii="Arial" w:hAnsi="Arial" w:cs="Arial"/>
          </w:rPr>
          <w:t xml:space="preserve">, is expected to </w:t>
        </w:r>
      </w:ins>
      <w:ins w:id="16" w:author="Martin Fernandez  Antonio José" w:date="2023-11-27T13:22:00Z">
        <w:r w:rsidR="006C3C00">
          <w:rPr>
            <w:rFonts w:ascii="Arial" w:hAnsi="Arial" w:cs="Arial"/>
          </w:rPr>
          <w:t>benefit from these actions</w:t>
        </w:r>
      </w:ins>
      <w:r w:rsidR="00706A24" w:rsidRPr="00414B0A">
        <w:rPr>
          <w:rFonts w:ascii="Arial" w:hAnsi="Arial" w:cs="Arial"/>
        </w:rPr>
        <w:t>.</w:t>
      </w:r>
      <w:r w:rsidR="00EF5FDB" w:rsidRPr="00414B0A">
        <w:rPr>
          <w:rFonts w:ascii="Arial" w:hAnsi="Arial" w:cs="Arial"/>
        </w:rPr>
        <w:t xml:space="preserve"> </w:t>
      </w:r>
      <w:del w:id="17" w:author="Martin Fernandez  Antonio José" w:date="2023-11-27T13:22:00Z">
        <w:r w:rsidR="00016C44" w:rsidRPr="00414B0A" w:rsidDel="006C3C00">
          <w:rPr>
            <w:rFonts w:ascii="Arial" w:hAnsi="Arial" w:cs="Arial"/>
          </w:rPr>
          <w:delText>In this context,</w:delText>
        </w:r>
      </w:del>
      <w:del w:id="18" w:author="Martin Fernandez  Antonio José" w:date="2023-11-27T13:20:00Z">
        <w:r w:rsidR="00016C44" w:rsidRPr="00414B0A" w:rsidDel="006C3C00">
          <w:rPr>
            <w:rFonts w:ascii="Arial" w:hAnsi="Arial" w:cs="Arial"/>
          </w:rPr>
          <w:delText xml:space="preserve"> rapidly e</w:delText>
        </w:r>
        <w:r w:rsidR="00706A24" w:rsidRPr="00414B0A" w:rsidDel="006C3C00">
          <w:rPr>
            <w:rFonts w:ascii="Arial" w:hAnsi="Arial" w:cs="Arial"/>
          </w:rPr>
          <w:delText>volving technological landscape and targets set by the Paris Agreement have led to the emergence of numerous climate policies</w:delText>
        </w:r>
      </w:del>
      <w:del w:id="19" w:author="Martin Fernandez  Antonio José" w:date="2023-11-27T13:22:00Z">
        <w:r w:rsidR="00706A24" w:rsidRPr="00414B0A" w:rsidDel="006C3C00">
          <w:rPr>
            <w:rFonts w:ascii="Arial" w:hAnsi="Arial" w:cs="Arial"/>
          </w:rPr>
          <w:delText xml:space="preserve">. </w:delText>
        </w:r>
      </w:del>
      <w:r w:rsidR="00016C44" w:rsidRPr="00414B0A">
        <w:rPr>
          <w:rFonts w:ascii="Arial" w:hAnsi="Arial" w:cs="Arial"/>
        </w:rPr>
        <w:t>P</w:t>
      </w:r>
      <w:r w:rsidR="00706A24" w:rsidRPr="00414B0A">
        <w:rPr>
          <w:rFonts w:ascii="Arial" w:hAnsi="Arial" w:cs="Arial"/>
        </w:rPr>
        <w:t xml:space="preserve">latform chemicals </w:t>
      </w:r>
      <w:r w:rsidR="00414B0A">
        <w:rPr>
          <w:rFonts w:ascii="Arial" w:hAnsi="Arial" w:cs="Arial"/>
        </w:rPr>
        <w:t xml:space="preserve">like </w:t>
      </w:r>
      <w:r w:rsidR="00706A24" w:rsidRPr="00414B0A">
        <w:rPr>
          <w:rFonts w:ascii="Arial" w:hAnsi="Arial" w:cs="Arial"/>
        </w:rPr>
        <w:t xml:space="preserve">hydrogen, ammonia, and methanol </w:t>
      </w:r>
      <w:r w:rsidR="00854F20" w:rsidRPr="00414B0A">
        <w:rPr>
          <w:rFonts w:ascii="Arial" w:hAnsi="Arial" w:cs="Arial"/>
        </w:rPr>
        <w:t>hold</w:t>
      </w:r>
      <w:r w:rsidR="00706A24" w:rsidRPr="00414B0A">
        <w:rPr>
          <w:rFonts w:ascii="Arial" w:hAnsi="Arial" w:cs="Arial"/>
        </w:rPr>
        <w:t xml:space="preserve"> </w:t>
      </w:r>
      <w:ins w:id="20" w:author="Martin Fernandez  Antonio José" w:date="2023-11-27T13:22:00Z">
        <w:r w:rsidR="006C3C00">
          <w:rPr>
            <w:rFonts w:ascii="Arial" w:hAnsi="Arial" w:cs="Arial"/>
          </w:rPr>
          <w:t xml:space="preserve">the highest </w:t>
        </w:r>
      </w:ins>
      <w:del w:id="21" w:author="Martin Fernandez  Antonio José" w:date="2023-11-27T13:22:00Z">
        <w:r w:rsidR="00706A24" w:rsidRPr="00414B0A" w:rsidDel="006C3C00">
          <w:rPr>
            <w:rFonts w:ascii="Arial" w:hAnsi="Arial" w:cs="Arial"/>
          </w:rPr>
          <w:delText xml:space="preserve">immense </w:delText>
        </w:r>
      </w:del>
      <w:r w:rsidR="00706A24" w:rsidRPr="00414B0A">
        <w:rPr>
          <w:rFonts w:ascii="Arial" w:hAnsi="Arial" w:cs="Arial"/>
        </w:rPr>
        <w:t>potential for reducing emissions due to</w:t>
      </w:r>
      <w:r w:rsidR="00EF5FDB" w:rsidRPr="00414B0A">
        <w:rPr>
          <w:rFonts w:ascii="Arial" w:hAnsi="Arial" w:cs="Arial"/>
        </w:rPr>
        <w:t xml:space="preserve"> their</w:t>
      </w:r>
      <w:r w:rsidR="00706A24" w:rsidRPr="00414B0A">
        <w:rPr>
          <w:rFonts w:ascii="Arial" w:hAnsi="Arial" w:cs="Arial"/>
        </w:rPr>
        <w:t xml:space="preserve"> substantial production volumes. Low</w:t>
      </w:r>
      <w:r w:rsidR="00706A24" w:rsidRPr="00414B0A">
        <w:rPr>
          <w:rFonts w:ascii="Arial" w:hAnsi="Arial" w:cs="Arial"/>
        </w:rPr>
        <w:noBreakHyphen/>
        <w:t xml:space="preserve">carbon production routes </w:t>
      </w:r>
      <w:ins w:id="22" w:author="Martin Fernandez  Antonio José" w:date="2023-11-27T13:28:00Z">
        <w:r w:rsidR="006C3C00">
          <w:rPr>
            <w:rFonts w:ascii="Arial" w:hAnsi="Arial" w:cs="Arial"/>
          </w:rPr>
          <w:t xml:space="preserve">for them </w:t>
        </w:r>
      </w:ins>
      <w:r w:rsidR="00706A24" w:rsidRPr="00414B0A">
        <w:rPr>
          <w:rFonts w:ascii="Arial" w:hAnsi="Arial" w:cs="Arial"/>
        </w:rPr>
        <w:t xml:space="preserve">have been </w:t>
      </w:r>
      <w:r w:rsidR="00414B0A">
        <w:rPr>
          <w:rFonts w:ascii="Arial" w:hAnsi="Arial" w:cs="Arial"/>
        </w:rPr>
        <w:t xml:space="preserve">developed and </w:t>
      </w:r>
      <w:r w:rsidR="00706A24" w:rsidRPr="00414B0A">
        <w:rPr>
          <w:rFonts w:ascii="Arial" w:hAnsi="Arial" w:cs="Arial"/>
        </w:rPr>
        <w:t>evaluate</w:t>
      </w:r>
      <w:r w:rsidR="008B1811" w:rsidRPr="00414B0A">
        <w:rPr>
          <w:rFonts w:ascii="Arial" w:hAnsi="Arial" w:cs="Arial"/>
        </w:rPr>
        <w:t>d</w:t>
      </w:r>
      <w:r w:rsidR="00706A24" w:rsidRPr="00414B0A">
        <w:rPr>
          <w:rFonts w:ascii="Arial" w:hAnsi="Arial" w:cs="Arial"/>
        </w:rPr>
        <w:t xml:space="preserve"> through life cycle assessments (LCAs), consistently showing their environmental superiority compared to their fossil</w:t>
      </w:r>
      <w:r w:rsidR="00706A24" w:rsidRPr="00414B0A">
        <w:rPr>
          <w:rFonts w:ascii="Arial" w:hAnsi="Arial" w:cs="Arial"/>
        </w:rPr>
        <w:noBreakHyphen/>
        <w:t>based counterparts</w:t>
      </w:r>
      <w:ins w:id="23" w:author="Martin Fernandez  Antonio José" w:date="2023-11-27T13:28:00Z">
        <w:r w:rsidR="006C3C00">
          <w:rPr>
            <w:rFonts w:ascii="Arial" w:hAnsi="Arial" w:cs="Arial"/>
          </w:rPr>
          <w:t>,</w:t>
        </w:r>
      </w:ins>
      <w:ins w:id="24" w:author="Martin Fernandez  Antonio José" w:date="2023-11-27T13:24:00Z">
        <w:r w:rsidR="006C3C00">
          <w:rPr>
            <w:rFonts w:ascii="Arial" w:hAnsi="Arial" w:cs="Arial"/>
          </w:rPr>
          <w:t xml:space="preserve"> </w:t>
        </w:r>
      </w:ins>
      <w:ins w:id="25" w:author="Martin Fernandez  Antonio José" w:date="2023-11-27T13:31:00Z">
        <w:r w:rsidR="00AD2F08">
          <w:rPr>
            <w:rFonts w:ascii="Arial" w:hAnsi="Arial" w:cs="Arial"/>
          </w:rPr>
          <w:t>but disregarding</w:t>
        </w:r>
      </w:ins>
      <w:ins w:id="26" w:author="Martin Fernandez  Antonio José" w:date="2023-11-27T13:24:00Z">
        <w:r w:rsidR="006C3C00">
          <w:rPr>
            <w:rFonts w:ascii="Arial" w:hAnsi="Arial" w:cs="Arial"/>
          </w:rPr>
          <w:t xml:space="preserve"> </w:t>
        </w:r>
      </w:ins>
      <w:del w:id="27" w:author="Martin Fernandez  Antonio José" w:date="2023-11-27T13:24:00Z">
        <w:r w:rsidR="00706A24" w:rsidRPr="00414B0A" w:rsidDel="006C3C00">
          <w:rPr>
            <w:rFonts w:ascii="Arial" w:hAnsi="Arial" w:cs="Arial"/>
          </w:rPr>
          <w:delText xml:space="preserve">. However, </w:delText>
        </w:r>
        <w:r w:rsidR="00A444C3" w:rsidDel="006C3C00">
          <w:rPr>
            <w:rFonts w:ascii="Arial" w:hAnsi="Arial" w:cs="Arial"/>
          </w:rPr>
          <w:delText>many</w:delText>
        </w:r>
        <w:r w:rsidR="00706A24" w:rsidRPr="00414B0A" w:rsidDel="006C3C00">
          <w:rPr>
            <w:rFonts w:ascii="Arial" w:hAnsi="Arial" w:cs="Arial"/>
          </w:rPr>
          <w:delText xml:space="preserve"> studies </w:delText>
        </w:r>
        <w:r w:rsidR="00A444C3" w:rsidDel="006C3C00">
          <w:rPr>
            <w:rFonts w:ascii="Arial" w:hAnsi="Arial" w:cs="Arial"/>
          </w:rPr>
          <w:delText xml:space="preserve">overlook </w:delText>
        </w:r>
      </w:del>
      <w:r w:rsidR="00A444C3">
        <w:rPr>
          <w:rFonts w:ascii="Arial" w:hAnsi="Arial" w:cs="Arial"/>
        </w:rPr>
        <w:t>the</w:t>
      </w:r>
      <w:r w:rsidR="00706A24" w:rsidRPr="00414B0A">
        <w:rPr>
          <w:rFonts w:ascii="Arial" w:hAnsi="Arial" w:cs="Arial"/>
        </w:rPr>
        <w:t xml:space="preserve"> effect of </w:t>
      </w:r>
      <w:ins w:id="28" w:author="Martin Fernandez  Antonio José" w:date="2023-11-27T13:29:00Z">
        <w:r w:rsidR="00AD2F08">
          <w:rPr>
            <w:rFonts w:ascii="Arial" w:hAnsi="Arial" w:cs="Arial"/>
          </w:rPr>
          <w:t xml:space="preserve">future </w:t>
        </w:r>
      </w:ins>
      <w:r w:rsidR="00706A24" w:rsidRPr="00414B0A">
        <w:rPr>
          <w:rFonts w:ascii="Arial" w:hAnsi="Arial" w:cs="Arial"/>
        </w:rPr>
        <w:t>decarbonisation in the energy system, transportation, and supply chains.</w:t>
      </w:r>
      <w:del w:id="29" w:author="Martin Fernandez  Antonio José" w:date="2023-11-27T13:24:00Z">
        <w:r w:rsidR="00706A24" w:rsidRPr="00414B0A" w:rsidDel="006C3C00">
          <w:rPr>
            <w:rFonts w:ascii="Arial" w:hAnsi="Arial" w:cs="Arial"/>
          </w:rPr>
          <w:delText xml:space="preserve"> As key sectors </w:delText>
        </w:r>
        <w:r w:rsidR="00554819" w:rsidDel="006C3C00">
          <w:rPr>
            <w:rFonts w:ascii="Arial" w:hAnsi="Arial" w:cs="Arial"/>
          </w:rPr>
          <w:delText>continue</w:delText>
        </w:r>
        <w:r w:rsidR="001B11A9" w:rsidDel="006C3C00">
          <w:rPr>
            <w:rFonts w:ascii="Arial" w:hAnsi="Arial" w:cs="Arial"/>
          </w:rPr>
          <w:delText xml:space="preserve"> to </w:delText>
        </w:r>
        <w:r w:rsidR="00706A24" w:rsidRPr="00414B0A" w:rsidDel="006C3C00">
          <w:rPr>
            <w:rFonts w:ascii="Arial" w:hAnsi="Arial" w:cs="Arial"/>
          </w:rPr>
          <w:delText>decarbonise</w:delText>
        </w:r>
        <w:r w:rsidR="00414B0A" w:rsidRPr="00414B0A" w:rsidDel="006C3C00">
          <w:rPr>
            <w:rFonts w:ascii="Arial" w:hAnsi="Arial" w:cs="Arial"/>
          </w:rPr>
          <w:delText xml:space="preserve"> over time</w:delText>
        </w:r>
        <w:r w:rsidR="00706A24" w:rsidRPr="00414B0A" w:rsidDel="006C3C00">
          <w:rPr>
            <w:rFonts w:ascii="Arial" w:hAnsi="Arial" w:cs="Arial"/>
          </w:rPr>
          <w:delText xml:space="preserve">, the environmental footprint of </w:delText>
        </w:r>
        <w:r w:rsidR="00414B0A" w:rsidRPr="00414B0A" w:rsidDel="006C3C00">
          <w:rPr>
            <w:rFonts w:ascii="Arial" w:hAnsi="Arial" w:cs="Arial"/>
          </w:rPr>
          <w:delText xml:space="preserve">chemical </w:delText>
        </w:r>
        <w:r w:rsidR="00706A24" w:rsidRPr="00414B0A" w:rsidDel="006C3C00">
          <w:rPr>
            <w:rFonts w:ascii="Arial" w:hAnsi="Arial" w:cs="Arial"/>
          </w:rPr>
          <w:delText>production routes will also diminish</w:delText>
        </w:r>
      </w:del>
      <w:del w:id="30" w:author="Martin Fernandez  Antonio José" w:date="2023-11-27T13:25:00Z">
        <w:r w:rsidR="00706A24" w:rsidRPr="00414B0A" w:rsidDel="006C3C00">
          <w:rPr>
            <w:rFonts w:ascii="Arial" w:hAnsi="Arial" w:cs="Arial"/>
          </w:rPr>
          <w:delText>.</w:delText>
        </w:r>
      </w:del>
      <w:r w:rsidR="00225479" w:rsidRPr="00414B0A">
        <w:rPr>
          <w:rFonts w:ascii="Arial" w:hAnsi="Arial" w:cs="Arial"/>
        </w:rPr>
        <w:t xml:space="preserve"> </w:t>
      </w:r>
      <w:ins w:id="31" w:author="Martin Fernandez  Antonio José" w:date="2023-11-27T13:25:00Z">
        <w:r w:rsidR="006C3C00">
          <w:rPr>
            <w:rFonts w:ascii="Arial" w:hAnsi="Arial" w:cs="Arial"/>
          </w:rPr>
          <w:t xml:space="preserve">Since </w:t>
        </w:r>
      </w:ins>
      <w:ins w:id="32" w:author="Martin Fernandez  Antonio José" w:date="2023-11-27T13:32:00Z">
        <w:r w:rsidR="00AD2F08">
          <w:rPr>
            <w:rFonts w:ascii="Arial" w:hAnsi="Arial" w:cs="Arial"/>
          </w:rPr>
          <w:t xml:space="preserve">these sectors will evolve </w:t>
        </w:r>
      </w:ins>
      <w:del w:id="33" w:author="Martin Fernandez  Antonio José" w:date="2023-11-27T13:25:00Z">
        <w:r w:rsidR="00A444C3" w:rsidDel="006C3C00">
          <w:rPr>
            <w:rFonts w:ascii="Arial" w:hAnsi="Arial" w:cs="Arial"/>
          </w:rPr>
          <w:delText>D</w:delText>
        </w:r>
      </w:del>
      <w:del w:id="34" w:author="Martin Fernandez  Antonio José" w:date="2023-11-27T13:32:00Z">
        <w:r w:rsidR="00A444C3" w:rsidDel="00AD2F08">
          <w:rPr>
            <w:rFonts w:ascii="Arial" w:hAnsi="Arial" w:cs="Arial"/>
          </w:rPr>
          <w:delText>ifferent technologies</w:delText>
        </w:r>
        <w:r w:rsidR="00225479" w:rsidRPr="00414B0A" w:rsidDel="00AD2F08">
          <w:rPr>
            <w:rFonts w:ascii="Arial" w:hAnsi="Arial" w:cs="Arial"/>
          </w:rPr>
          <w:delText xml:space="preserve"> will evolve</w:delText>
        </w:r>
        <w:r w:rsidR="00734F73" w:rsidDel="00AD2F08">
          <w:rPr>
            <w:rFonts w:ascii="Arial" w:hAnsi="Arial" w:cs="Arial"/>
          </w:rPr>
          <w:delText xml:space="preserve"> </w:delText>
        </w:r>
      </w:del>
      <w:r w:rsidR="00734F73">
        <w:rPr>
          <w:rFonts w:ascii="Arial" w:hAnsi="Arial" w:cs="Arial"/>
        </w:rPr>
        <w:t>at</w:t>
      </w:r>
      <w:r w:rsidR="00225479" w:rsidRPr="00414B0A">
        <w:rPr>
          <w:rFonts w:ascii="Arial" w:hAnsi="Arial" w:cs="Arial"/>
        </w:rPr>
        <w:t xml:space="preserve"> </w:t>
      </w:r>
      <w:r w:rsidR="00A444C3">
        <w:rPr>
          <w:rFonts w:ascii="Arial" w:hAnsi="Arial" w:cs="Arial"/>
        </w:rPr>
        <w:t>varying rates</w:t>
      </w:r>
      <w:r w:rsidR="00225479" w:rsidRPr="00414B0A">
        <w:rPr>
          <w:rFonts w:ascii="Arial" w:hAnsi="Arial" w:cs="Arial"/>
        </w:rPr>
        <w:t xml:space="preserve">, </w:t>
      </w:r>
      <w:ins w:id="35" w:author="Martin Fernandez  Antonio José" w:date="2023-11-27T13:26:00Z">
        <w:r w:rsidR="006C3C00">
          <w:rPr>
            <w:rFonts w:ascii="Arial" w:hAnsi="Arial" w:cs="Arial"/>
          </w:rPr>
          <w:t xml:space="preserve">the environmentally optimal technology for a process </w:t>
        </w:r>
      </w:ins>
      <w:ins w:id="36" w:author="Martin Fernandez  Antonio José" w:date="2023-11-27T13:30:00Z">
        <w:r w:rsidR="00AD2F08">
          <w:rPr>
            <w:rFonts w:ascii="Arial" w:hAnsi="Arial" w:cs="Arial"/>
          </w:rPr>
          <w:t xml:space="preserve">identified today </w:t>
        </w:r>
      </w:ins>
      <w:ins w:id="37" w:author="Martin Fernandez  Antonio José" w:date="2023-11-27T13:26:00Z">
        <w:r w:rsidR="006C3C00">
          <w:rPr>
            <w:rFonts w:ascii="Arial" w:hAnsi="Arial" w:cs="Arial"/>
          </w:rPr>
          <w:t>m</w:t>
        </w:r>
      </w:ins>
      <w:ins w:id="38" w:author="Martin Fernandez  Antonio José" w:date="2023-11-27T13:25:00Z">
        <w:r w:rsidR="006C3C00">
          <w:rPr>
            <w:rFonts w:ascii="Arial" w:hAnsi="Arial" w:cs="Arial"/>
          </w:rPr>
          <w:t>ay change over time</w:t>
        </w:r>
      </w:ins>
      <w:del w:id="39" w:author="Martin Fernandez  Antonio José" w:date="2023-11-27T13:25:00Z">
        <w:r w:rsidR="00225479" w:rsidRPr="00414B0A" w:rsidDel="006C3C00">
          <w:rPr>
            <w:rFonts w:ascii="Arial" w:hAnsi="Arial" w:cs="Arial"/>
          </w:rPr>
          <w:delText>potentially making solutions currently suboptimal</w:delText>
        </w:r>
        <w:r w:rsidR="00734F73" w:rsidDel="006C3C00">
          <w:rPr>
            <w:rFonts w:ascii="Arial" w:hAnsi="Arial" w:cs="Arial"/>
          </w:rPr>
          <w:delText>,</w:delText>
        </w:r>
        <w:r w:rsidR="00225479" w:rsidRPr="00414B0A" w:rsidDel="006C3C00">
          <w:rPr>
            <w:rFonts w:ascii="Arial" w:hAnsi="Arial" w:cs="Arial"/>
          </w:rPr>
          <w:delText xml:space="preserve"> the best choice in the future</w:delText>
        </w:r>
      </w:del>
      <w:r w:rsidR="00225479" w:rsidRPr="00414B0A">
        <w:rPr>
          <w:rFonts w:ascii="Arial" w:hAnsi="Arial" w:cs="Arial"/>
        </w:rPr>
        <w:t xml:space="preserve">. </w:t>
      </w:r>
      <w:ins w:id="40" w:author="Martin Fernandez  Antonio José" w:date="2023-11-27T13:27:00Z">
        <w:r w:rsidR="006C3C00">
          <w:rPr>
            <w:rFonts w:ascii="Arial" w:hAnsi="Arial" w:cs="Arial"/>
          </w:rPr>
          <w:t xml:space="preserve">Importantly, this effect </w:t>
        </w:r>
      </w:ins>
      <w:ins w:id="41" w:author="Martin Fernandez  Antonio José" w:date="2023-11-27T13:30:00Z">
        <w:r w:rsidR="00AD2F08">
          <w:rPr>
            <w:rFonts w:ascii="Arial" w:hAnsi="Arial" w:cs="Arial"/>
          </w:rPr>
          <w:t xml:space="preserve">is </w:t>
        </w:r>
      </w:ins>
      <w:ins w:id="42" w:author="Martin Fernandez  Antonio José" w:date="2023-11-27T13:27:00Z">
        <w:r w:rsidR="006C3C00">
          <w:rPr>
            <w:rFonts w:ascii="Arial" w:hAnsi="Arial" w:cs="Arial"/>
          </w:rPr>
          <w:t>influenced by location</w:t>
        </w:r>
      </w:ins>
      <w:del w:id="43" w:author="Martin Fernandez  Antonio José" w:date="2023-11-27T13:27:00Z">
        <w:r w:rsidR="00225479" w:rsidRPr="00414B0A" w:rsidDel="006C3C00">
          <w:rPr>
            <w:rFonts w:ascii="Arial" w:hAnsi="Arial" w:cs="Arial"/>
          </w:rPr>
          <w:delText xml:space="preserve">These </w:delText>
        </w:r>
        <w:r w:rsidR="00A444C3" w:rsidDel="006C3C00">
          <w:rPr>
            <w:rFonts w:ascii="Arial" w:hAnsi="Arial" w:cs="Arial"/>
          </w:rPr>
          <w:delText>findings</w:delText>
        </w:r>
        <w:r w:rsidR="00225479" w:rsidRPr="00414B0A" w:rsidDel="006C3C00">
          <w:rPr>
            <w:rFonts w:ascii="Arial" w:hAnsi="Arial" w:cs="Arial"/>
          </w:rPr>
          <w:delText xml:space="preserve"> also show strong correlations with location</w:delText>
        </w:r>
      </w:del>
      <w:r w:rsidR="00225479" w:rsidRPr="00414B0A">
        <w:rPr>
          <w:rFonts w:ascii="Arial" w:hAnsi="Arial" w:cs="Arial"/>
        </w:rPr>
        <w:t>, emphasising the importance of integrating temporal and regional analyses.</w:t>
      </w:r>
    </w:p>
    <w:p w14:paraId="7294FD16" w14:textId="13B6B06E" w:rsidR="00E411C9" w:rsidRPr="00414B0A" w:rsidRDefault="00DB0358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del w:id="44" w:author="Martin Fernandez  Antonio José" w:date="2023-11-27T13:34:00Z">
        <w:r w:rsidRPr="00414B0A" w:rsidDel="00FC515A">
          <w:rPr>
            <w:rFonts w:ascii="Arial" w:hAnsi="Arial" w:cs="Arial"/>
          </w:rPr>
          <w:delText>Hence, in this study,</w:delText>
        </w:r>
      </w:del>
      <w:ins w:id="45" w:author="Martin Fernandez  Antonio José" w:date="2023-11-27T13:34:00Z">
        <w:r w:rsidR="00FC515A">
          <w:rPr>
            <w:rFonts w:ascii="Arial" w:hAnsi="Arial" w:cs="Arial"/>
          </w:rPr>
          <w:t>In this study</w:t>
        </w:r>
      </w:ins>
      <w:r w:rsidRPr="00414B0A">
        <w:rPr>
          <w:rFonts w:ascii="Arial" w:hAnsi="Arial" w:cs="Arial"/>
        </w:rPr>
        <w:t xml:space="preserve"> we assess the environmental performance of fossil and green hydrogen, ammonia, and methanol production routes from 2020 to 2050 by performing a prospective LCA, considering projected decarbonisation in key sectors under different climate policy scenarios and locations worldwide. Our findings reveal that fossil</w:t>
      </w:r>
      <w:r w:rsidRPr="00414B0A">
        <w:rPr>
          <w:rFonts w:ascii="Arial" w:hAnsi="Arial" w:cs="Arial"/>
        </w:rPr>
        <w:noBreakHyphen/>
        <w:t xml:space="preserve">based routes are projected to </w:t>
      </w:r>
      <w:ins w:id="46" w:author="Martin Fernandez  Antonio José" w:date="2023-11-27T13:34:00Z">
        <w:r w:rsidR="00FC515A">
          <w:rPr>
            <w:rFonts w:ascii="Arial" w:hAnsi="Arial" w:cs="Arial"/>
          </w:rPr>
          <w:t>marginally improve the</w:t>
        </w:r>
      </w:ins>
      <w:ins w:id="47" w:author="Martin Fernandez  Antonio José" w:date="2023-11-27T13:35:00Z">
        <w:r w:rsidR="00FC515A">
          <w:rPr>
            <w:rFonts w:ascii="Arial" w:hAnsi="Arial" w:cs="Arial"/>
          </w:rPr>
          <w:t xml:space="preserve">ir environmental performance </w:t>
        </w:r>
      </w:ins>
      <w:del w:id="48" w:author="Martin Fernandez  Antonio José" w:date="2023-11-27T13:35:00Z">
        <w:r w:rsidRPr="00414B0A" w:rsidDel="00FC515A">
          <w:rPr>
            <w:rFonts w:ascii="Arial" w:hAnsi="Arial" w:cs="Arial"/>
          </w:rPr>
          <w:delText xml:space="preserve">exhibit marginal improvements in environmental impacts </w:delText>
        </w:r>
      </w:del>
      <w:r w:rsidRPr="00414B0A">
        <w:rPr>
          <w:rFonts w:ascii="Arial" w:hAnsi="Arial" w:cs="Arial"/>
        </w:rPr>
        <w:t xml:space="preserve">over time, with a maximum reduction potential of </w:t>
      </w:r>
      <w:del w:id="49" w:author="Martin Fernandez  Antonio José" w:date="2023-11-27T13:36:00Z">
        <w:r w:rsidR="008B1811" w:rsidRPr="00414B0A" w:rsidDel="00FC515A">
          <w:rPr>
            <w:rFonts w:ascii="Arial" w:hAnsi="Arial" w:cs="Arial"/>
          </w:rPr>
          <w:delText xml:space="preserve">only </w:delText>
        </w:r>
        <w:r w:rsidRPr="00414B0A" w:rsidDel="00FC515A">
          <w:rPr>
            <w:rFonts w:ascii="Arial" w:hAnsi="Arial" w:cs="Arial"/>
          </w:rPr>
          <w:delText>11%</w:delText>
        </w:r>
      </w:del>
      <w:ins w:id="50" w:author="Martin Fernandez  Antonio José" w:date="2023-11-27T13:36:00Z">
        <w:r w:rsidR="00FC515A">
          <w:rPr>
            <w:rFonts w:ascii="Arial" w:hAnsi="Arial" w:cs="Arial"/>
          </w:rPr>
          <w:t>around 10%</w:t>
        </w:r>
      </w:ins>
      <w:r w:rsidRPr="00414B0A">
        <w:rPr>
          <w:rFonts w:ascii="Arial" w:hAnsi="Arial" w:cs="Arial"/>
        </w:rPr>
        <w:t xml:space="preserve"> in climate change impacts by 2050. </w:t>
      </w:r>
      <w:r w:rsidR="009A6471" w:rsidRPr="00414B0A">
        <w:rPr>
          <w:rFonts w:ascii="Arial" w:hAnsi="Arial" w:cs="Arial"/>
        </w:rPr>
        <w:t>In contrast, t</w:t>
      </w:r>
      <w:r w:rsidRPr="00414B0A">
        <w:rPr>
          <w:rFonts w:ascii="Arial" w:hAnsi="Arial" w:cs="Arial"/>
        </w:rPr>
        <w:t>ransitioning to green pathways</w:t>
      </w:r>
      <w:ins w:id="51" w:author="Martin Fernandez  Antonio José" w:date="2023-11-27T13:37:00Z">
        <w:r w:rsidR="00FC515A">
          <w:rPr>
            <w:rFonts w:ascii="Arial" w:hAnsi="Arial" w:cs="Arial"/>
          </w:rPr>
          <w:t xml:space="preserve"> </w:t>
        </w:r>
      </w:ins>
      <w:del w:id="52" w:author="Martin Fernandez  Antonio José" w:date="2023-11-27T13:37:00Z">
        <w:r w:rsidR="00C64DDD" w:rsidRPr="00414B0A" w:rsidDel="00FC515A">
          <w:rPr>
            <w:rFonts w:ascii="Arial" w:hAnsi="Arial" w:cs="Arial"/>
          </w:rPr>
          <w:delText>, particularly solar</w:delText>
        </w:r>
        <w:r w:rsidR="00C64DDD" w:rsidRPr="00414B0A" w:rsidDel="00FC515A">
          <w:rPr>
            <w:rFonts w:ascii="Arial" w:hAnsi="Arial" w:cs="Arial"/>
          </w:rPr>
          <w:noBreakHyphen/>
          <w:delText>based routes</w:delText>
        </w:r>
        <w:r w:rsidRPr="00414B0A" w:rsidDel="00FC515A">
          <w:rPr>
            <w:rFonts w:ascii="Arial" w:hAnsi="Arial" w:cs="Arial"/>
          </w:rPr>
          <w:delText xml:space="preserve"> </w:delText>
        </w:r>
      </w:del>
      <w:r w:rsidR="00095478">
        <w:rPr>
          <w:rFonts w:ascii="Arial" w:hAnsi="Arial" w:cs="Arial"/>
        </w:rPr>
        <w:t>show</w:t>
      </w:r>
      <w:ins w:id="53" w:author="Martin Fernandez  Antonio José" w:date="2023-11-27T13:38:00Z">
        <w:r w:rsidR="00FC515A">
          <w:rPr>
            <w:rFonts w:ascii="Arial" w:hAnsi="Arial" w:cs="Arial"/>
          </w:rPr>
          <w:t>s</w:t>
        </w:r>
      </w:ins>
      <w:r w:rsidR="00095478">
        <w:rPr>
          <w:rFonts w:ascii="Arial" w:hAnsi="Arial" w:cs="Arial"/>
        </w:rPr>
        <w:t xml:space="preserve"> </w:t>
      </w:r>
      <w:r w:rsidRPr="00414B0A">
        <w:rPr>
          <w:rFonts w:ascii="Arial" w:hAnsi="Arial" w:cs="Arial"/>
        </w:rPr>
        <w:t xml:space="preserve">substantial </w:t>
      </w:r>
      <w:ins w:id="54" w:author="Martin Fernandez  Antonio José" w:date="2023-11-27T13:38:00Z">
        <w:r w:rsidR="00FC515A">
          <w:rPr>
            <w:rFonts w:ascii="Arial" w:hAnsi="Arial" w:cs="Arial"/>
          </w:rPr>
          <w:t xml:space="preserve">impact </w:t>
        </w:r>
      </w:ins>
      <w:r w:rsidRPr="00414B0A">
        <w:rPr>
          <w:rFonts w:ascii="Arial" w:hAnsi="Arial" w:cs="Arial"/>
        </w:rPr>
        <w:t>reductions</w:t>
      </w:r>
      <w:ins w:id="55" w:author="Martin Fernandez  Antonio José" w:date="2023-11-27T13:50:00Z">
        <w:r w:rsidR="00B144DE">
          <w:rPr>
            <w:rFonts w:ascii="Arial" w:hAnsi="Arial" w:cs="Arial"/>
          </w:rPr>
          <w:t xml:space="preserve">. </w:t>
        </w:r>
      </w:ins>
      <w:del w:id="56" w:author="Martin Fernandez  Antonio José" w:date="2023-11-27T13:50:00Z">
        <w:r w:rsidRPr="00414B0A" w:rsidDel="00B144DE">
          <w:rPr>
            <w:rFonts w:ascii="Arial" w:hAnsi="Arial" w:cs="Arial"/>
          </w:rPr>
          <w:delText xml:space="preserve">, </w:delText>
        </w:r>
      </w:del>
      <w:ins w:id="57" w:author="Martin Fernandez  Antonio José" w:date="2023-11-27T13:50:00Z">
        <w:r w:rsidR="00B144DE">
          <w:rPr>
            <w:rFonts w:ascii="Arial" w:hAnsi="Arial" w:cs="Arial"/>
          </w:rPr>
          <w:t>S</w:t>
        </w:r>
      </w:ins>
      <w:ins w:id="58" w:author="Martin Fernandez  Antonio José" w:date="2023-11-27T13:38:00Z">
        <w:r w:rsidR="00FC515A">
          <w:rPr>
            <w:rFonts w:ascii="Arial" w:hAnsi="Arial" w:cs="Arial"/>
          </w:rPr>
          <w:t xml:space="preserve">pecial attention </w:t>
        </w:r>
      </w:ins>
      <w:ins w:id="59" w:author="Martin Fernandez  Antonio José" w:date="2023-11-27T13:50:00Z">
        <w:r w:rsidR="00B144DE">
          <w:rPr>
            <w:rFonts w:ascii="Arial" w:hAnsi="Arial" w:cs="Arial"/>
          </w:rPr>
          <w:t xml:space="preserve">deserve </w:t>
        </w:r>
      </w:ins>
      <w:ins w:id="60" w:author="Martin Fernandez  Antonio José" w:date="2023-11-27T13:38:00Z">
        <w:r w:rsidR="00FC515A">
          <w:rPr>
            <w:rFonts w:ascii="Arial" w:hAnsi="Arial" w:cs="Arial"/>
          </w:rPr>
          <w:t xml:space="preserve">solar-based options, with predicted </w:t>
        </w:r>
      </w:ins>
      <w:r w:rsidRPr="00414B0A">
        <w:rPr>
          <w:rFonts w:ascii="Arial" w:hAnsi="Arial" w:cs="Arial"/>
        </w:rPr>
        <w:t>decreas</w:t>
      </w:r>
      <w:ins w:id="61" w:author="Martin Fernandez  Antonio José" w:date="2023-11-27T13:39:00Z">
        <w:r w:rsidR="00FC515A">
          <w:rPr>
            <w:rFonts w:ascii="Arial" w:hAnsi="Arial" w:cs="Arial"/>
          </w:rPr>
          <w:t>e in</w:t>
        </w:r>
      </w:ins>
      <w:del w:id="62" w:author="Martin Fernandez  Antonio José" w:date="2023-11-27T13:39:00Z">
        <w:r w:rsidRPr="00414B0A" w:rsidDel="00FC515A">
          <w:rPr>
            <w:rFonts w:ascii="Arial" w:hAnsi="Arial" w:cs="Arial"/>
          </w:rPr>
          <w:delText>ing</w:delText>
        </w:r>
      </w:del>
      <w:r w:rsidRPr="00414B0A">
        <w:rPr>
          <w:rFonts w:ascii="Arial" w:hAnsi="Arial" w:cs="Arial"/>
        </w:rPr>
        <w:t xml:space="preserve"> impacts </w:t>
      </w:r>
      <w:del w:id="63" w:author="Martin Fernandez  Antonio José" w:date="2023-11-27T13:39:00Z">
        <w:r w:rsidRPr="00414B0A" w:rsidDel="00FC515A">
          <w:rPr>
            <w:rFonts w:ascii="Arial" w:hAnsi="Arial" w:cs="Arial"/>
          </w:rPr>
          <w:delText xml:space="preserve">by </w:delText>
        </w:r>
      </w:del>
      <w:ins w:id="64" w:author="Martin Fernandez  Antonio José" w:date="2023-11-27T13:39:00Z">
        <w:r w:rsidR="00FC515A">
          <w:rPr>
            <w:rFonts w:ascii="Arial" w:hAnsi="Arial" w:cs="Arial"/>
          </w:rPr>
          <w:t xml:space="preserve">of </w:t>
        </w:r>
      </w:ins>
      <w:r w:rsidRPr="00414B0A">
        <w:rPr>
          <w:rFonts w:ascii="Arial" w:hAnsi="Arial" w:cs="Arial"/>
        </w:rPr>
        <w:t>at least 50%</w:t>
      </w:r>
      <w:r w:rsidR="00F20A5D">
        <w:rPr>
          <w:rFonts w:ascii="Arial" w:hAnsi="Arial" w:cs="Arial"/>
        </w:rPr>
        <w:t xml:space="preserve"> and</w:t>
      </w:r>
      <w:ins w:id="65" w:author="Martin Fernandez  Antonio José" w:date="2023-11-27T13:43:00Z">
        <w:r w:rsidR="00367E0C">
          <w:rPr>
            <w:rFonts w:ascii="Arial" w:hAnsi="Arial" w:cs="Arial"/>
          </w:rPr>
          <w:t xml:space="preserve"> </w:t>
        </w:r>
      </w:ins>
      <w:del w:id="66" w:author="Martin Fernandez  Antonio José" w:date="2023-11-27T13:50:00Z">
        <w:r w:rsidR="00F20A5D" w:rsidDel="00B144DE">
          <w:rPr>
            <w:rFonts w:ascii="Arial" w:hAnsi="Arial" w:cs="Arial"/>
          </w:rPr>
          <w:delText xml:space="preserve"> </w:delText>
        </w:r>
      </w:del>
      <w:ins w:id="67" w:author="Martin Fernandez  Antonio José" w:date="2023-11-27T13:37:00Z">
        <w:r w:rsidR="00FC515A">
          <w:rPr>
            <w:rFonts w:ascii="Arial" w:hAnsi="Arial" w:cs="Arial"/>
          </w:rPr>
          <w:t xml:space="preserve">likely </w:t>
        </w:r>
      </w:ins>
      <w:r w:rsidR="00F20A5D">
        <w:rPr>
          <w:rFonts w:ascii="Arial" w:hAnsi="Arial" w:cs="Arial"/>
        </w:rPr>
        <w:t xml:space="preserve">becoming the preferred technology </w:t>
      </w:r>
      <w:del w:id="68" w:author="Martin Fernandez  Antonio José" w:date="2023-11-27T13:36:00Z">
        <w:r w:rsidR="00F20A5D" w:rsidDel="00FC515A">
          <w:rPr>
            <w:rFonts w:ascii="Arial" w:hAnsi="Arial" w:cs="Arial"/>
          </w:rPr>
          <w:delText xml:space="preserve">by </w:delText>
        </w:r>
      </w:del>
      <w:ins w:id="69" w:author="Martin Fernandez  Antonio José" w:date="2023-11-27T13:37:00Z">
        <w:r w:rsidR="00FC515A">
          <w:rPr>
            <w:rFonts w:ascii="Arial" w:hAnsi="Arial" w:cs="Arial"/>
          </w:rPr>
          <w:t xml:space="preserve">around </w:t>
        </w:r>
      </w:ins>
      <w:r w:rsidR="00F20A5D">
        <w:rPr>
          <w:rFonts w:ascii="Arial" w:hAnsi="Arial" w:cs="Arial"/>
        </w:rPr>
        <w:t>2050</w:t>
      </w:r>
      <w:ins w:id="70" w:author="Martin Fernandez  Antonio José" w:date="2023-11-27T13:50:00Z">
        <w:r w:rsidR="00B144DE">
          <w:rPr>
            <w:rFonts w:ascii="Arial" w:hAnsi="Arial" w:cs="Arial"/>
          </w:rPr>
          <w:t xml:space="preserve">, </w:t>
        </w:r>
        <w:r w:rsidR="00B144DE">
          <w:rPr>
            <w:rFonts w:ascii="Arial" w:hAnsi="Arial" w:cs="Arial"/>
          </w:rPr>
          <w:t>nuancing the consensus in literature about its currently suboptimal environmental performance</w:t>
        </w:r>
      </w:ins>
      <w:r w:rsidRPr="00414B0A">
        <w:rPr>
          <w:rFonts w:ascii="Arial" w:hAnsi="Arial" w:cs="Arial"/>
        </w:rPr>
        <w:t xml:space="preserve">. </w:t>
      </w:r>
      <w:del w:id="71" w:author="Martin Fernandez  Antonio José" w:date="2023-11-27T13:39:00Z">
        <w:r w:rsidR="00F92969" w:rsidRPr="00414B0A" w:rsidDel="00FC515A">
          <w:rPr>
            <w:rFonts w:ascii="Arial" w:hAnsi="Arial" w:cs="Arial"/>
          </w:rPr>
          <w:delText xml:space="preserve">We also consider </w:delText>
        </w:r>
      </w:del>
      <w:ins w:id="72" w:author="Martin Fernandez  Antonio José" w:date="2023-11-27T13:39:00Z">
        <w:r w:rsidR="00FC515A">
          <w:rPr>
            <w:rFonts w:ascii="Arial" w:hAnsi="Arial" w:cs="Arial"/>
          </w:rPr>
          <w:t xml:space="preserve">Considering </w:t>
        </w:r>
      </w:ins>
      <w:r w:rsidR="00F92969" w:rsidRPr="00414B0A">
        <w:rPr>
          <w:rFonts w:ascii="Arial" w:hAnsi="Arial" w:cs="Arial"/>
        </w:rPr>
        <w:t>impact categories beyond climate change</w:t>
      </w:r>
      <w:ins w:id="73" w:author="Martin Fernandez  Antonio José" w:date="2023-11-27T13:39:00Z">
        <w:r w:rsidR="00FC515A">
          <w:rPr>
            <w:rFonts w:ascii="Arial" w:hAnsi="Arial" w:cs="Arial"/>
          </w:rPr>
          <w:t xml:space="preserve"> </w:t>
        </w:r>
      </w:ins>
      <w:ins w:id="74" w:author="Martin Fernandez  Antonio José" w:date="2023-11-27T13:40:00Z">
        <w:r w:rsidR="00367E0C">
          <w:rPr>
            <w:rFonts w:ascii="Arial" w:hAnsi="Arial" w:cs="Arial"/>
          </w:rPr>
          <w:t xml:space="preserve">disclosed that some green routes may </w:t>
        </w:r>
      </w:ins>
      <w:ins w:id="75" w:author="Martin Fernandez  Antonio José" w:date="2023-11-27T13:41:00Z">
        <w:r w:rsidR="00367E0C">
          <w:rPr>
            <w:rFonts w:ascii="Arial" w:hAnsi="Arial" w:cs="Arial"/>
          </w:rPr>
          <w:t>approach or equal</w:t>
        </w:r>
      </w:ins>
      <w:ins w:id="76" w:author="Martin Fernandez  Antonio José" w:date="2023-11-27T13:40:00Z">
        <w:r w:rsidR="00367E0C">
          <w:rPr>
            <w:rFonts w:ascii="Arial" w:hAnsi="Arial" w:cs="Arial"/>
          </w:rPr>
          <w:t xml:space="preserve"> the </w:t>
        </w:r>
      </w:ins>
      <w:ins w:id="77" w:author="Martin Fernandez  Antonio José" w:date="2023-11-27T13:42:00Z">
        <w:r w:rsidR="00367E0C">
          <w:rPr>
            <w:rFonts w:ascii="Arial" w:hAnsi="Arial" w:cs="Arial"/>
          </w:rPr>
          <w:t xml:space="preserve">impacts </w:t>
        </w:r>
      </w:ins>
      <w:ins w:id="78" w:author="Martin Fernandez  Antonio José" w:date="2023-11-27T13:40:00Z">
        <w:r w:rsidR="00367E0C">
          <w:rPr>
            <w:rFonts w:ascii="Arial" w:hAnsi="Arial" w:cs="Arial"/>
          </w:rPr>
          <w:t xml:space="preserve">of fossil routes in the future, </w:t>
        </w:r>
      </w:ins>
      <w:del w:id="79" w:author="Martin Fernandez  Antonio José" w:date="2023-11-27T13:39:00Z">
        <w:r w:rsidR="00F92969" w:rsidRPr="00414B0A" w:rsidDel="00367E0C">
          <w:rPr>
            <w:rFonts w:ascii="Arial" w:hAnsi="Arial" w:cs="Arial"/>
          </w:rPr>
          <w:delText xml:space="preserve">, </w:delText>
        </w:r>
      </w:del>
      <w:r w:rsidR="00F92969" w:rsidRPr="00414B0A">
        <w:rPr>
          <w:rFonts w:ascii="Arial" w:hAnsi="Arial" w:cs="Arial"/>
        </w:rPr>
        <w:t>highlight</w:t>
      </w:r>
      <w:ins w:id="80" w:author="Martin Fernandez  Antonio José" w:date="2023-11-27T13:41:00Z">
        <w:r w:rsidR="00367E0C">
          <w:rPr>
            <w:rFonts w:ascii="Arial" w:hAnsi="Arial" w:cs="Arial"/>
          </w:rPr>
          <w:t>ing</w:t>
        </w:r>
      </w:ins>
      <w:del w:id="81" w:author="Martin Fernandez  Antonio José" w:date="2023-11-27T13:39:00Z">
        <w:r w:rsidR="00F92969" w:rsidRPr="00414B0A" w:rsidDel="00367E0C">
          <w:rPr>
            <w:rFonts w:ascii="Arial" w:hAnsi="Arial" w:cs="Arial"/>
          </w:rPr>
          <w:delText>ing</w:delText>
        </w:r>
      </w:del>
      <w:r w:rsidR="00F92969" w:rsidRPr="00414B0A">
        <w:rPr>
          <w:rFonts w:ascii="Arial" w:hAnsi="Arial" w:cs="Arial"/>
        </w:rPr>
        <w:t xml:space="preserve"> t</w:t>
      </w:r>
      <w:r w:rsidR="00F20A5D">
        <w:rPr>
          <w:rFonts w:ascii="Arial" w:hAnsi="Arial" w:cs="Arial"/>
        </w:rPr>
        <w:t xml:space="preserve">he importance of a multifaceted </w:t>
      </w:r>
      <w:del w:id="82" w:author="Martin Fernandez  Antonio José" w:date="2023-11-27T13:51:00Z">
        <w:r w:rsidR="00F20A5D" w:rsidDel="00B144DE">
          <w:rPr>
            <w:rFonts w:ascii="Arial" w:hAnsi="Arial" w:cs="Arial"/>
          </w:rPr>
          <w:delText>approach</w:delText>
        </w:r>
      </w:del>
      <w:ins w:id="83" w:author="Martin Fernandez  Antonio José" w:date="2023-11-27T13:51:00Z">
        <w:r w:rsidR="00B144DE">
          <w:rPr>
            <w:rFonts w:ascii="Arial" w:hAnsi="Arial" w:cs="Arial"/>
          </w:rPr>
          <w:t>analysis</w:t>
        </w:r>
        <w:r w:rsidR="00B144DE">
          <w:rPr>
            <w:rFonts w:ascii="Arial" w:hAnsi="Arial" w:cs="Arial"/>
          </w:rPr>
          <w:t xml:space="preserve"> </w:t>
        </w:r>
      </w:ins>
      <w:ins w:id="84" w:author="Martin Fernandez  Antonio José" w:date="2023-11-27T13:42:00Z">
        <w:r w:rsidR="00367E0C">
          <w:rPr>
            <w:rFonts w:ascii="Arial" w:hAnsi="Arial" w:cs="Arial"/>
          </w:rPr>
          <w:t>for decision-making</w:t>
        </w:r>
      </w:ins>
      <w:del w:id="85" w:author="Martin Fernandez  Antonio José" w:date="2023-11-27T13:42:00Z">
        <w:r w:rsidR="00F20A5D" w:rsidDel="00367E0C">
          <w:rPr>
            <w:rFonts w:ascii="Arial" w:hAnsi="Arial" w:cs="Arial"/>
          </w:rPr>
          <w:delText>, rather than relying solely on climate change as a proxy</w:delText>
        </w:r>
      </w:del>
      <w:r w:rsidR="0054519D" w:rsidRPr="00414B0A">
        <w:rPr>
          <w:rFonts w:ascii="Arial" w:hAnsi="Arial" w:cs="Arial"/>
        </w:rPr>
        <w:t xml:space="preserve">. Additionally, </w:t>
      </w:r>
      <w:del w:id="86" w:author="Martin Fernandez  Antonio José" w:date="2023-11-27T13:42:00Z">
        <w:r w:rsidR="0054519D" w:rsidRPr="00414B0A" w:rsidDel="00367E0C">
          <w:rPr>
            <w:rFonts w:ascii="Arial" w:hAnsi="Arial" w:cs="Arial"/>
          </w:rPr>
          <w:delText xml:space="preserve">our </w:delText>
        </w:r>
      </w:del>
      <w:ins w:id="87" w:author="Martin Fernandez  Antonio José" w:date="2023-11-27T13:42:00Z">
        <w:r w:rsidR="00367E0C">
          <w:rPr>
            <w:rFonts w:ascii="Arial" w:hAnsi="Arial" w:cs="Arial"/>
          </w:rPr>
          <w:t xml:space="preserve">the </w:t>
        </w:r>
      </w:ins>
      <w:r w:rsidR="0054519D" w:rsidRPr="00414B0A">
        <w:rPr>
          <w:rFonts w:ascii="Arial" w:hAnsi="Arial" w:cs="Arial"/>
        </w:rPr>
        <w:t xml:space="preserve">regional assessment </w:t>
      </w:r>
      <w:r w:rsidR="00991BFF">
        <w:rPr>
          <w:rFonts w:ascii="Arial" w:hAnsi="Arial" w:cs="Arial"/>
        </w:rPr>
        <w:t>reveals</w:t>
      </w:r>
      <w:ins w:id="88" w:author="Martin Fernandez  Antonio José" w:date="2023-11-27T13:53:00Z">
        <w:r w:rsidR="00B144DE">
          <w:rPr>
            <w:rFonts w:ascii="Arial" w:hAnsi="Arial" w:cs="Arial"/>
          </w:rPr>
          <w:t xml:space="preserve"> that impact reduction in</w:t>
        </w:r>
      </w:ins>
      <w:r w:rsidR="00991BFF">
        <w:rPr>
          <w:rFonts w:ascii="Arial" w:hAnsi="Arial" w:cs="Arial"/>
        </w:rPr>
        <w:t xml:space="preserve"> </w:t>
      </w:r>
      <w:r w:rsidR="006069E7">
        <w:rPr>
          <w:rFonts w:ascii="Arial" w:hAnsi="Arial" w:cs="Arial"/>
        </w:rPr>
        <w:t xml:space="preserve">green hydrogen pathways </w:t>
      </w:r>
      <w:del w:id="89" w:author="Martin Fernandez  Antonio José" w:date="2023-11-27T13:53:00Z">
        <w:r w:rsidR="006069E7" w:rsidDel="00B144DE">
          <w:rPr>
            <w:rFonts w:ascii="Arial" w:hAnsi="Arial" w:cs="Arial"/>
          </w:rPr>
          <w:delText xml:space="preserve">show </w:delText>
        </w:r>
      </w:del>
      <w:del w:id="90" w:author="Martin Fernandez  Antonio José" w:date="2023-11-27T13:42:00Z">
        <w:r w:rsidR="006069E7" w:rsidDel="00367E0C">
          <w:rPr>
            <w:rFonts w:ascii="Arial" w:hAnsi="Arial" w:cs="Arial"/>
          </w:rPr>
          <w:delText xml:space="preserve">consistent </w:delText>
        </w:r>
      </w:del>
      <w:del w:id="91" w:author="Martin Fernandez  Antonio José" w:date="2023-11-27T13:53:00Z">
        <w:r w:rsidR="006069E7" w:rsidDel="00B144DE">
          <w:rPr>
            <w:rFonts w:ascii="Arial" w:hAnsi="Arial" w:cs="Arial"/>
          </w:rPr>
          <w:delText>climate change impact reductions</w:delText>
        </w:r>
      </w:del>
      <w:del w:id="92" w:author="Martin Fernandez  Antonio José" w:date="2023-11-27T13:45:00Z">
        <w:r w:rsidR="006069E7" w:rsidDel="00367E0C">
          <w:rPr>
            <w:rFonts w:ascii="Arial" w:hAnsi="Arial" w:cs="Arial"/>
          </w:rPr>
          <w:delText xml:space="preserve">, regardless of the </w:delText>
        </w:r>
      </w:del>
      <w:del w:id="93" w:author="Martin Fernandez  Antonio José" w:date="2023-11-27T13:53:00Z">
        <w:r w:rsidR="006069E7" w:rsidDel="00B144DE">
          <w:rPr>
            <w:rFonts w:ascii="Arial" w:hAnsi="Arial" w:cs="Arial"/>
          </w:rPr>
          <w:delText>location</w:delText>
        </w:r>
      </w:del>
      <w:ins w:id="94" w:author="Martin Fernandez  Antonio José" w:date="2023-11-27T13:53:00Z">
        <w:r w:rsidR="00B144DE">
          <w:rPr>
            <w:rFonts w:ascii="Arial" w:hAnsi="Arial" w:cs="Arial"/>
          </w:rPr>
          <w:t>is nearly location-independent</w:t>
        </w:r>
      </w:ins>
      <w:r w:rsidR="006069E7">
        <w:rPr>
          <w:rFonts w:ascii="Arial" w:hAnsi="Arial" w:cs="Arial"/>
        </w:rPr>
        <w:t xml:space="preserve">, while for ammonia and methanol, impact reductions vary from 25% </w:t>
      </w:r>
      <w:ins w:id="95" w:author="Martin Fernandez  Antonio José" w:date="2023-11-27T13:51:00Z">
        <w:r w:rsidR="00B144DE">
          <w:rPr>
            <w:rFonts w:ascii="Arial" w:hAnsi="Arial" w:cs="Arial"/>
          </w:rPr>
          <w:t xml:space="preserve">in </w:t>
        </w:r>
        <w:r w:rsidR="00B144DE" w:rsidRPr="00B144DE">
          <w:rPr>
            <w:rFonts w:ascii="Arial" w:hAnsi="Arial" w:cs="Arial"/>
            <w:highlight w:val="yellow"/>
            <w:rPrChange w:id="96" w:author="Martin Fernandez  Antonio José" w:date="2023-11-27T13:51:00Z">
              <w:rPr>
                <w:rFonts w:ascii="Arial" w:hAnsi="Arial" w:cs="Arial"/>
              </w:rPr>
            </w:rPrChange>
          </w:rPr>
          <w:t>SSS</w:t>
        </w:r>
        <w:r w:rsidR="00B144DE">
          <w:rPr>
            <w:rFonts w:ascii="Arial" w:hAnsi="Arial" w:cs="Arial"/>
          </w:rPr>
          <w:t xml:space="preserve"> </w:t>
        </w:r>
      </w:ins>
      <w:r w:rsidR="006069E7">
        <w:rPr>
          <w:rFonts w:ascii="Arial" w:hAnsi="Arial" w:cs="Arial"/>
        </w:rPr>
        <w:t>to 218%</w:t>
      </w:r>
      <w:ins w:id="97" w:author="Martin Fernandez  Antonio José" w:date="2023-11-27T13:51:00Z">
        <w:r w:rsidR="00B144DE">
          <w:rPr>
            <w:rFonts w:ascii="Arial" w:hAnsi="Arial" w:cs="Arial"/>
          </w:rPr>
          <w:t xml:space="preserve"> in Africa</w:t>
        </w:r>
      </w:ins>
      <w:r w:rsidR="006069E7">
        <w:rPr>
          <w:rFonts w:ascii="Arial" w:hAnsi="Arial" w:cs="Arial"/>
        </w:rPr>
        <w:t xml:space="preserve">. Therefore, </w:t>
      </w:r>
      <w:r w:rsidR="00991BFF">
        <w:rPr>
          <w:rFonts w:ascii="Arial" w:hAnsi="Arial" w:cs="Arial"/>
        </w:rPr>
        <w:t xml:space="preserve">geographical location </w:t>
      </w:r>
      <w:ins w:id="98" w:author="Martin Fernandez  Antonio José" w:date="2023-11-27T13:52:00Z">
        <w:r w:rsidR="00B144DE">
          <w:rPr>
            <w:rFonts w:ascii="Arial" w:hAnsi="Arial" w:cs="Arial"/>
          </w:rPr>
          <w:t xml:space="preserve">must play </w:t>
        </w:r>
      </w:ins>
      <w:del w:id="99" w:author="Martin Fernandez  Antonio José" w:date="2023-11-27T13:52:00Z">
        <w:r w:rsidR="006069E7" w:rsidDel="00B144DE">
          <w:rPr>
            <w:rFonts w:ascii="Arial" w:hAnsi="Arial" w:cs="Arial"/>
          </w:rPr>
          <w:delText>will play</w:delText>
        </w:r>
        <w:r w:rsidR="00991BFF" w:rsidDel="00B144DE">
          <w:rPr>
            <w:rFonts w:ascii="Arial" w:hAnsi="Arial" w:cs="Arial"/>
          </w:rPr>
          <w:delText xml:space="preserve"> </w:delText>
        </w:r>
      </w:del>
      <w:r w:rsidR="00991BFF">
        <w:rPr>
          <w:rFonts w:ascii="Arial" w:hAnsi="Arial" w:cs="Arial"/>
        </w:rPr>
        <w:t xml:space="preserve">a crucial role </w:t>
      </w:r>
      <w:ins w:id="100" w:author="Martin Fernandez  Antonio José" w:date="2023-11-27T13:52:00Z">
        <w:r w:rsidR="00B144DE">
          <w:rPr>
            <w:rFonts w:ascii="Arial" w:hAnsi="Arial" w:cs="Arial"/>
          </w:rPr>
          <w:t xml:space="preserve">when analysing future </w:t>
        </w:r>
      </w:ins>
      <w:del w:id="101" w:author="Martin Fernandez  Antonio José" w:date="2023-11-27T13:52:00Z">
        <w:r w:rsidR="006069E7" w:rsidDel="00B144DE">
          <w:rPr>
            <w:rFonts w:ascii="Arial" w:hAnsi="Arial" w:cs="Arial"/>
          </w:rPr>
          <w:delText xml:space="preserve">towards </w:delText>
        </w:r>
      </w:del>
      <w:r w:rsidR="006069E7">
        <w:rPr>
          <w:rFonts w:ascii="Arial" w:hAnsi="Arial" w:cs="Arial"/>
        </w:rPr>
        <w:t>environmental performance</w:t>
      </w:r>
      <w:del w:id="102" w:author="Martin Fernandez  Antonio José" w:date="2023-11-27T13:52:00Z">
        <w:r w:rsidR="006069E7" w:rsidDel="00B144DE">
          <w:rPr>
            <w:rFonts w:ascii="Arial" w:hAnsi="Arial" w:cs="Arial"/>
          </w:rPr>
          <w:delText>, further necessitating customised approaches based on regional differences</w:delText>
        </w:r>
      </w:del>
      <w:r w:rsidR="006069E7">
        <w:rPr>
          <w:rFonts w:ascii="Arial" w:hAnsi="Arial" w:cs="Arial"/>
        </w:rPr>
        <w:t>.</w:t>
      </w:r>
    </w:p>
    <w:p w14:paraId="0114AF6F" w14:textId="3BF4DB30" w:rsidR="00025BBF" w:rsidRPr="00414B0A" w:rsidRDefault="007F43A1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 xml:space="preserve">Overall, our study </w:t>
      </w:r>
      <w:ins w:id="103" w:author="Martin Fernandez  Antonio José" w:date="2023-11-27T13:46:00Z">
        <w:r w:rsidR="00367E0C">
          <w:rPr>
            <w:rFonts w:ascii="Arial" w:hAnsi="Arial" w:cs="Arial"/>
          </w:rPr>
          <w:t xml:space="preserve">reveals that environmentally optimal technologies for a given </w:t>
        </w:r>
      </w:ins>
      <w:ins w:id="104" w:author="Martin Fernandez  Antonio José" w:date="2023-11-27T13:47:00Z">
        <w:r w:rsidR="00367E0C">
          <w:rPr>
            <w:rFonts w:ascii="Arial" w:hAnsi="Arial" w:cs="Arial"/>
          </w:rPr>
          <w:t xml:space="preserve">chemical will vary with time and </w:t>
        </w:r>
      </w:ins>
      <w:ins w:id="105" w:author="Martin Fernandez  Antonio José" w:date="2023-11-27T13:54:00Z">
        <w:r w:rsidR="00B144DE">
          <w:rPr>
            <w:rFonts w:ascii="Arial" w:hAnsi="Arial" w:cs="Arial"/>
          </w:rPr>
          <w:t>region</w:t>
        </w:r>
      </w:ins>
      <w:del w:id="106" w:author="Martin Fernandez  Antonio José" w:date="2023-11-27T13:47:00Z">
        <w:r w:rsidR="004214E2" w:rsidDel="00367E0C">
          <w:rPr>
            <w:rFonts w:ascii="Arial" w:hAnsi="Arial" w:cs="Arial"/>
          </w:rPr>
          <w:delText xml:space="preserve">provides a </w:delText>
        </w:r>
        <w:r w:rsidR="008E7305" w:rsidDel="00367E0C">
          <w:rPr>
            <w:rFonts w:ascii="Arial" w:hAnsi="Arial" w:cs="Arial"/>
          </w:rPr>
          <w:delText>temporal analysis</w:delText>
        </w:r>
        <w:r w:rsidR="004214E2" w:rsidDel="00367E0C">
          <w:rPr>
            <w:rFonts w:ascii="Arial" w:hAnsi="Arial" w:cs="Arial"/>
          </w:rPr>
          <w:delText xml:space="preserve"> </w:delText>
        </w:r>
        <w:r w:rsidR="008E7305" w:rsidDel="00367E0C">
          <w:rPr>
            <w:rFonts w:ascii="Arial" w:hAnsi="Arial" w:cs="Arial"/>
          </w:rPr>
          <w:delText>of</w:delText>
        </w:r>
        <w:r w:rsidR="004214E2" w:rsidDel="00367E0C">
          <w:rPr>
            <w:rFonts w:ascii="Arial" w:hAnsi="Arial" w:cs="Arial"/>
          </w:rPr>
          <w:delText xml:space="preserve"> the environmental performance of chemical production routes, </w:delText>
        </w:r>
        <w:r w:rsidR="008E7305" w:rsidDel="00367E0C">
          <w:rPr>
            <w:rFonts w:ascii="Arial" w:hAnsi="Arial" w:cs="Arial"/>
          </w:rPr>
          <w:delText>considering</w:delText>
        </w:r>
        <w:r w:rsidR="004214E2" w:rsidDel="00367E0C">
          <w:rPr>
            <w:rFonts w:ascii="Arial" w:hAnsi="Arial" w:cs="Arial"/>
          </w:rPr>
          <w:delText xml:space="preserve"> the evolving technological landscape, climate policies, and </w:delText>
        </w:r>
        <w:r w:rsidR="00622A1E" w:rsidDel="00367E0C">
          <w:rPr>
            <w:rFonts w:ascii="Arial" w:hAnsi="Arial" w:cs="Arial"/>
          </w:rPr>
          <w:delText>location</w:delText>
        </w:r>
        <w:r w:rsidR="00622A1E" w:rsidDel="00367E0C">
          <w:rPr>
            <w:rFonts w:ascii="Arial" w:hAnsi="Arial" w:cs="Arial"/>
          </w:rPr>
          <w:noBreakHyphen/>
          <w:delText>based dynamics</w:delText>
        </w:r>
      </w:del>
      <w:ins w:id="107" w:author="Martin Fernandez  Antonio José" w:date="2023-11-27T13:48:00Z">
        <w:r w:rsidR="00367E0C">
          <w:rPr>
            <w:rFonts w:ascii="Arial" w:hAnsi="Arial" w:cs="Arial"/>
          </w:rPr>
          <w:t xml:space="preserve">. </w:t>
        </w:r>
      </w:ins>
      <w:del w:id="108" w:author="Martin Fernandez  Antonio José" w:date="2023-11-27T13:48:00Z">
        <w:r w:rsidRPr="00414B0A" w:rsidDel="00367E0C">
          <w:rPr>
            <w:rFonts w:ascii="Arial" w:hAnsi="Arial" w:cs="Arial"/>
          </w:rPr>
          <w:delText>.</w:delText>
        </w:r>
        <w:r w:rsidR="008E7305" w:rsidDel="00367E0C">
          <w:rPr>
            <w:rFonts w:ascii="Arial" w:hAnsi="Arial" w:cs="Arial"/>
          </w:rPr>
          <w:delText xml:space="preserve"> </w:delText>
        </w:r>
      </w:del>
      <w:r w:rsidR="008E7305">
        <w:rPr>
          <w:rFonts w:ascii="Arial" w:hAnsi="Arial" w:cs="Arial"/>
        </w:rPr>
        <w:t xml:space="preserve">This work aims to provide a framework for conducting prospective LCAs and </w:t>
      </w:r>
      <w:r w:rsidRPr="00414B0A">
        <w:rPr>
          <w:rFonts w:ascii="Arial" w:hAnsi="Arial" w:cs="Arial"/>
        </w:rPr>
        <w:t xml:space="preserve">calls for extended collaborative efforts among stakeholders, including policymakers, investors, and academia, to make optimal decisions for the grand transition towards a </w:t>
      </w:r>
      <w:r w:rsidR="004B7E63" w:rsidRPr="00414B0A">
        <w:rPr>
          <w:rFonts w:ascii="Arial" w:hAnsi="Arial" w:cs="Arial"/>
        </w:rPr>
        <w:t>sustainable</w:t>
      </w:r>
      <w:r w:rsidRPr="00414B0A">
        <w:rPr>
          <w:rFonts w:ascii="Arial" w:hAnsi="Arial" w:cs="Arial"/>
        </w:rPr>
        <w:t xml:space="preserve"> chemical industry. </w:t>
      </w:r>
      <w:r w:rsidR="0057717D" w:rsidRPr="00414B0A">
        <w:rPr>
          <w:rFonts w:ascii="Arial" w:hAnsi="Arial" w:cs="Arial"/>
        </w:rPr>
        <w:t>Please find attached the manuscript, supplementary information, and table of content</w:t>
      </w:r>
      <w:r w:rsidR="005D242D" w:rsidRPr="00414B0A">
        <w:rPr>
          <w:rFonts w:ascii="Arial" w:hAnsi="Arial" w:cs="Arial"/>
        </w:rPr>
        <w:t>s</w:t>
      </w:r>
      <w:r w:rsidR="0057717D" w:rsidRPr="00414B0A">
        <w:rPr>
          <w:rFonts w:ascii="Arial" w:hAnsi="Arial" w:cs="Arial"/>
        </w:rPr>
        <w:t xml:space="preserve"> entry.</w:t>
      </w:r>
    </w:p>
    <w:p w14:paraId="47E65E32" w14:textId="5F2640C7" w:rsidR="0072423E" w:rsidRPr="00414B0A" w:rsidRDefault="00DA4EF9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W</w:t>
      </w:r>
      <w:r w:rsidR="0072423E" w:rsidRPr="00414B0A">
        <w:rPr>
          <w:rFonts w:ascii="Arial" w:hAnsi="Arial" w:cs="Arial"/>
        </w:rPr>
        <w:t>e look forward to hearing from you.</w:t>
      </w:r>
    </w:p>
    <w:p w14:paraId="014EF5E1" w14:textId="1EBCB131" w:rsidR="00614C56" w:rsidRPr="00414B0A" w:rsidRDefault="00DC1436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Best wishes</w:t>
      </w:r>
      <w:r w:rsidR="00614C56" w:rsidRPr="00414B0A">
        <w:rPr>
          <w:rFonts w:ascii="Arial" w:hAnsi="Arial" w:cs="Arial"/>
        </w:rPr>
        <w:t>,</w:t>
      </w:r>
    </w:p>
    <w:p w14:paraId="4D3B77D4" w14:textId="7B8BFC2F" w:rsidR="00614C56" w:rsidRPr="00414B0A" w:rsidRDefault="00614C56" w:rsidP="00614C56">
      <w:pPr>
        <w:pStyle w:val="BriefBeilagen"/>
        <w:spacing w:before="120" w:line="264" w:lineRule="auto"/>
        <w:rPr>
          <w:rFonts w:cs="Arial"/>
          <w:noProof/>
          <w:sz w:val="20"/>
        </w:rPr>
      </w:pPr>
    </w:p>
    <w:p w14:paraId="3B0C4E1F" w14:textId="77777777" w:rsidR="00F20A5D" w:rsidRPr="00414B0A" w:rsidRDefault="00F20A5D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7C52C11D" w14:textId="621DDC98" w:rsidR="00614C56" w:rsidRPr="00414B0A" w:rsidRDefault="00614C56" w:rsidP="00132B0C">
      <w:pPr>
        <w:pStyle w:val="BriefBeilagen"/>
        <w:spacing w:before="120" w:after="120" w:line="264" w:lineRule="auto"/>
        <w:rPr>
          <w:rFonts w:cs="Arial"/>
          <w:sz w:val="20"/>
        </w:rPr>
      </w:pPr>
      <w:r w:rsidRPr="00414B0A">
        <w:rPr>
          <w:rFonts w:cs="Arial"/>
          <w:sz w:val="20"/>
        </w:rPr>
        <w:t>Prof. Dr. Gonzalo Guillén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Gosálbez on behalf of all the co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authors.</w:t>
      </w:r>
      <w:bookmarkEnd w:id="0"/>
    </w:p>
    <w:sectPr w:rsidR="00614C56" w:rsidRPr="00414B0A" w:rsidSect="00E2208B">
      <w:footerReference w:type="default" r:id="rId7"/>
      <w:headerReference w:type="first" r:id="rId8"/>
      <w:footerReference w:type="first" r:id="rId9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EFA0D" w14:textId="77777777" w:rsidR="00BD77FF" w:rsidRDefault="00BD77FF">
      <w:r>
        <w:separator/>
      </w:r>
    </w:p>
  </w:endnote>
  <w:endnote w:type="continuationSeparator" w:id="0">
    <w:p w14:paraId="3ADF94FC" w14:textId="77777777" w:rsidR="00BD77FF" w:rsidRDefault="00BD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A6F5" w14:textId="77777777" w:rsidR="0072110A" w:rsidRDefault="00132B0C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1B6ED" w14:textId="77777777" w:rsidR="0072110A" w:rsidRPr="00B21FA1" w:rsidRDefault="0072110A" w:rsidP="00B21F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82F7C" w14:textId="77777777" w:rsidR="00BD77FF" w:rsidRDefault="00BD77FF">
      <w:r>
        <w:separator/>
      </w:r>
    </w:p>
  </w:footnote>
  <w:footnote w:type="continuationSeparator" w:id="0">
    <w:p w14:paraId="6CFBA083" w14:textId="77777777" w:rsidR="00BD77FF" w:rsidRDefault="00BD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292AA" w14:textId="77777777" w:rsidR="0072110A" w:rsidRDefault="00132B0C">
    <w:pPr>
      <w:pStyle w:val="ETHBriefKopf1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B030E" wp14:editId="4DE0FD30">
              <wp:simplePos x="0" y="0"/>
              <wp:positionH relativeFrom="column">
                <wp:posOffset>3692525</wp:posOffset>
              </wp:positionH>
              <wp:positionV relativeFrom="paragraph">
                <wp:posOffset>-338455</wp:posOffset>
              </wp:positionV>
              <wp:extent cx="2520315" cy="1423035"/>
              <wp:effectExtent l="0" t="0" r="13335" b="5715"/>
              <wp:wrapTight wrapText="bothSides">
                <wp:wrapPolygon edited="0">
                  <wp:start x="0" y="0"/>
                  <wp:lineTo x="0" y="21398"/>
                  <wp:lineTo x="21551" y="21398"/>
                  <wp:lineTo x="21551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315" cy="142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52C2" w14:textId="77777777" w:rsidR="0072110A" w:rsidRPr="007240F8" w:rsidRDefault="00132B0C" w:rsidP="00336DD3">
                          <w:pPr>
                            <w:pStyle w:val="ETHAbsAbteilung"/>
                            <w:spacing w:after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</w:rPr>
                            <w:t>Institute for Chemical and Bioengineering</w:t>
                          </w:r>
                        </w:p>
                        <w:p w14:paraId="455CBF9B" w14:textId="77777777" w:rsidR="0072110A" w:rsidRPr="007240F8" w:rsidRDefault="00132B0C" w:rsidP="0023713B">
                          <w:pPr>
                            <w:pStyle w:val="ETHAbsFliesstext"/>
                            <w:spacing w:before="24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ETH Zurich</w:t>
                          </w:r>
                        </w:p>
                        <w:p w14:paraId="122F8310" w14:textId="77777777" w:rsidR="0072110A" w:rsidRPr="00AC7CB9" w:rsidRDefault="00132B0C" w:rsidP="00AC7CB9">
                          <w:pPr>
                            <w:pStyle w:val="ETHAbsName"/>
                            <w:spacing w:before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>Prof. Dr. Gonzalo Guillén-Gosálbez</w:t>
                          </w:r>
                        </w:p>
                        <w:p w14:paraId="43C3C9EA" w14:textId="77777777" w:rsidR="0072110A" w:rsidRPr="008B3B59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</w:rPr>
                            <w:t>Vladimir-Prelog-Weg 1, HCI G135</w:t>
                          </w:r>
                        </w:p>
                        <w:p w14:paraId="4925EC53" w14:textId="77777777" w:rsidR="0072110A" w:rsidRPr="007240F8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  <w:lang w:val="de-DE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8093 Zurich</w:t>
                          </w:r>
                          <w:r>
                            <w:rPr>
                              <w:rFonts w:ascii="Arial" w:hAnsi="Arial" w:cs="Arial"/>
                              <w:lang w:val="de-DE"/>
                            </w:rPr>
                            <w:t xml:space="preserve">, </w:t>
                          </w: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Switzerland</w:t>
                          </w:r>
                        </w:p>
                        <w:p w14:paraId="4EE80F95" w14:textId="77777777" w:rsidR="0072110A" w:rsidRPr="008B3B59" w:rsidRDefault="00132B0C" w:rsidP="00871534">
                          <w:pPr>
                            <w:pStyle w:val="ETHAbsFliesstext"/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Phone: +41 44 633 40 84</w:t>
                          </w:r>
                        </w:p>
                        <w:p w14:paraId="37AAA264" w14:textId="77777777" w:rsidR="0072110A" w:rsidRPr="008B3B59" w:rsidRDefault="00132B0C" w:rsidP="00871534">
                          <w:pPr>
                            <w:pStyle w:val="ETHAbsFliesstext"/>
                            <w:tabs>
                              <w:tab w:val="left" w:pos="709"/>
                              <w:tab w:val="left" w:pos="1276"/>
                            </w:tabs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gonzalo.guillen.gosalbez@chem.ethz.ch</w:t>
                          </w:r>
                        </w:p>
                        <w:p w14:paraId="2824B94F" w14:textId="77777777" w:rsidR="0072110A" w:rsidRPr="00D164F7" w:rsidRDefault="00132B0C" w:rsidP="001C2193">
                          <w:pPr>
                            <w:pStyle w:val="ETHAbsFliesstext"/>
                            <w:ind w:left="737" w:hanging="737"/>
                            <w:rPr>
                              <w:rFonts w:ascii="Arial" w:hAnsi="Arial" w:cs="Arial"/>
                            </w:rPr>
                          </w:pPr>
                          <w:r w:rsidRPr="00D164F7">
                            <w:rPr>
                              <w:rFonts w:ascii="Arial" w:hAnsi="Arial" w:cs="Arial"/>
                            </w:rPr>
                            <w:t>www.superlab.ethz.ch</w:t>
                          </w:r>
                          <w:r w:rsidRPr="00D164F7" w:rsidDel="00CC1FF1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EB03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75pt;margin-top:-26.65pt;width:198.4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" filled="f" stroked="f">
              <v:textbox inset="0,0,0,0">
                <w:txbxContent>
                  <w:p w14:paraId="44FD52C2" w14:textId="77777777" w:rsidR="0072110A" w:rsidRPr="007240F8" w:rsidRDefault="00132B0C" w:rsidP="00336DD3">
                    <w:pPr>
                      <w:pStyle w:val="ETHAbsAbteilung"/>
                      <w:spacing w:after="0"/>
                      <w:rPr>
                        <w:rFonts w:ascii="Arial" w:hAnsi="Arial" w:cs="Arial"/>
                        <w:b w:val="0"/>
                      </w:rPr>
                    </w:pPr>
                    <w:r w:rsidRPr="007240F8">
                      <w:rPr>
                        <w:rFonts w:ascii="Arial" w:hAnsi="Arial" w:cs="Arial"/>
                      </w:rPr>
                      <w:t>Institute for Chemical and Bioengineering</w:t>
                    </w:r>
                  </w:p>
                  <w:p w14:paraId="455CBF9B" w14:textId="77777777" w:rsidR="0072110A" w:rsidRPr="007240F8" w:rsidRDefault="00132B0C" w:rsidP="0023713B">
                    <w:pPr>
                      <w:pStyle w:val="ETHAbsFliesstext"/>
                      <w:spacing w:before="240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ETH Zurich</w:t>
                    </w:r>
                  </w:p>
                  <w:p w14:paraId="122F8310" w14:textId="77777777" w:rsidR="0072110A" w:rsidRPr="00AC7CB9" w:rsidRDefault="00132B0C" w:rsidP="00AC7CB9">
                    <w:pPr>
                      <w:pStyle w:val="ETHAbsName"/>
                      <w:spacing w:before="0"/>
                      <w:rPr>
                        <w:rFonts w:ascii="Arial" w:hAnsi="Arial" w:cs="Arial"/>
                        <w:b w:val="0"/>
                      </w:rPr>
                    </w:pPr>
                    <w:r w:rsidRPr="00AC7CB9">
                      <w:rPr>
                        <w:rFonts w:ascii="Arial" w:hAnsi="Arial" w:cs="Arial"/>
                        <w:b w:val="0"/>
                      </w:rPr>
                      <w:t>Prof. Dr. Gonzalo Guillén-Gosálbez</w:t>
                    </w:r>
                  </w:p>
                  <w:p w14:paraId="43C3C9EA" w14:textId="77777777" w:rsidR="0072110A" w:rsidRPr="008B3B59" w:rsidRDefault="00132B0C" w:rsidP="00AC7CB9">
                    <w:pPr>
                      <w:pStyle w:val="ETHAbsFliesstext"/>
                      <w:rPr>
                        <w:rFonts w:ascii="Arial" w:hAnsi="Arial" w:cs="Arial"/>
                      </w:rPr>
                    </w:pPr>
                    <w:r w:rsidRPr="008B3B59">
                      <w:rPr>
                        <w:rFonts w:ascii="Arial" w:hAnsi="Arial" w:cs="Arial"/>
                      </w:rPr>
                      <w:t>Vladimir-Prelog-Weg 1, HCI G135</w:t>
                    </w:r>
                  </w:p>
                  <w:p w14:paraId="4925EC53" w14:textId="77777777" w:rsidR="0072110A" w:rsidRPr="007240F8" w:rsidRDefault="00132B0C" w:rsidP="00AC7CB9">
                    <w:pPr>
                      <w:pStyle w:val="ETHAbsFliesstext"/>
                      <w:rPr>
                        <w:rFonts w:ascii="Arial" w:hAnsi="Arial" w:cs="Arial"/>
                        <w:lang w:val="de-DE"/>
                      </w:rPr>
                    </w:pPr>
                    <w:r w:rsidRPr="007240F8">
                      <w:rPr>
                        <w:rFonts w:ascii="Arial" w:hAnsi="Arial" w:cs="Arial"/>
                        <w:lang w:val="de-DE"/>
                      </w:rPr>
                      <w:t>8093 Zurich</w:t>
                    </w:r>
                    <w:r>
                      <w:rPr>
                        <w:rFonts w:ascii="Arial" w:hAnsi="Arial" w:cs="Arial"/>
                        <w:lang w:val="de-DE"/>
                      </w:rPr>
                      <w:t xml:space="preserve">, </w:t>
                    </w:r>
                    <w:r w:rsidRPr="007240F8">
                      <w:rPr>
                        <w:rFonts w:ascii="Arial" w:hAnsi="Arial" w:cs="Arial"/>
                        <w:lang w:val="de-DE"/>
                      </w:rPr>
                      <w:t>Switzerland</w:t>
                    </w:r>
                  </w:p>
                  <w:p w14:paraId="4EE80F95" w14:textId="77777777" w:rsidR="0072110A" w:rsidRPr="008B3B59" w:rsidRDefault="00132B0C" w:rsidP="00871534">
                    <w:pPr>
                      <w:pStyle w:val="ETHAbsFliesstext"/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Phone: +41 44 633 40 84</w:t>
                    </w:r>
                  </w:p>
                  <w:p w14:paraId="37AAA264" w14:textId="77777777" w:rsidR="0072110A" w:rsidRPr="008B3B59" w:rsidRDefault="00132B0C" w:rsidP="00871534">
                    <w:pPr>
                      <w:pStyle w:val="ETHAbsFliesstext"/>
                      <w:tabs>
                        <w:tab w:val="left" w:pos="709"/>
                        <w:tab w:val="left" w:pos="1276"/>
                      </w:tabs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gonzalo.guillen.gosalbez@chem.ethz.ch</w:t>
                    </w:r>
                  </w:p>
                  <w:p w14:paraId="2824B94F" w14:textId="77777777" w:rsidR="0072110A" w:rsidRPr="00D164F7" w:rsidRDefault="00132B0C" w:rsidP="001C2193">
                    <w:pPr>
                      <w:pStyle w:val="ETHAbsFliesstext"/>
                      <w:ind w:left="737" w:hanging="737"/>
                      <w:rPr>
                        <w:rFonts w:ascii="Arial" w:hAnsi="Arial" w:cs="Arial"/>
                      </w:rPr>
                    </w:pPr>
                    <w:r w:rsidRPr="00D164F7">
                      <w:rPr>
                        <w:rFonts w:ascii="Arial" w:hAnsi="Arial" w:cs="Arial"/>
                      </w:rPr>
                      <w:t>www.superlab.ethz.ch</w:t>
                    </w:r>
                    <w:r w:rsidRPr="00D164F7" w:rsidDel="00CC1FF1">
                      <w:rPr>
                        <w:rFonts w:ascii="Arial" w:hAnsi="Arial" w:cs="Arial"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60288" behindDoc="0" locked="0" layoutInCell="1" allowOverlap="1" wp14:anchorId="4B5DF0C1" wp14:editId="6DE9FF8A">
          <wp:simplePos x="0" y="0"/>
          <wp:positionH relativeFrom="margin">
            <wp:posOffset>2540</wp:posOffset>
          </wp:positionH>
          <wp:positionV relativeFrom="paragraph">
            <wp:posOffset>-313055</wp:posOffset>
          </wp:positionV>
          <wp:extent cx="1558800" cy="284400"/>
          <wp:effectExtent l="0" t="0" r="3810" b="190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800" cy="28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F6920"/>
    <w:multiLevelType w:val="hybridMultilevel"/>
    <w:tmpl w:val="990017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8043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tin Fernandez  Antonio José">
    <w15:presenceInfo w15:providerId="AD" w15:userId="S::maantoni@ethz.ch::e34b8c64-7386-4c87-9b46-9a39c3cfb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trackRevisions/>
  <w:documentProtection w:edit="trackedChanges" w:enforcement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xNLU0MjC2NDc0MzRR0lEKTi0uzszPAykwqgUA81WrRCwAAAA="/>
  </w:docVars>
  <w:rsids>
    <w:rsidRoot w:val="00614C56"/>
    <w:rsid w:val="00002EDA"/>
    <w:rsid w:val="00007ACF"/>
    <w:rsid w:val="00013301"/>
    <w:rsid w:val="0001435A"/>
    <w:rsid w:val="00016C44"/>
    <w:rsid w:val="00025445"/>
    <w:rsid w:val="00025BBF"/>
    <w:rsid w:val="00034865"/>
    <w:rsid w:val="00042BFF"/>
    <w:rsid w:val="00045766"/>
    <w:rsid w:val="0007322E"/>
    <w:rsid w:val="000750D4"/>
    <w:rsid w:val="000754F8"/>
    <w:rsid w:val="00076405"/>
    <w:rsid w:val="00095478"/>
    <w:rsid w:val="00096EBD"/>
    <w:rsid w:val="000A67E6"/>
    <w:rsid w:val="000B0897"/>
    <w:rsid w:val="000C4BFA"/>
    <w:rsid w:val="000D0C75"/>
    <w:rsid w:val="000D4EFB"/>
    <w:rsid w:val="000E28B6"/>
    <w:rsid w:val="000E5783"/>
    <w:rsid w:val="000E5D00"/>
    <w:rsid w:val="000F05EA"/>
    <w:rsid w:val="000F1DDA"/>
    <w:rsid w:val="000F6837"/>
    <w:rsid w:val="00102A51"/>
    <w:rsid w:val="00112167"/>
    <w:rsid w:val="00113FF6"/>
    <w:rsid w:val="0012243C"/>
    <w:rsid w:val="0012600A"/>
    <w:rsid w:val="001326F2"/>
    <w:rsid w:val="00132B0C"/>
    <w:rsid w:val="00135DEA"/>
    <w:rsid w:val="00137BAC"/>
    <w:rsid w:val="00143A9A"/>
    <w:rsid w:val="00146701"/>
    <w:rsid w:val="0015069D"/>
    <w:rsid w:val="00154206"/>
    <w:rsid w:val="00164986"/>
    <w:rsid w:val="001758DB"/>
    <w:rsid w:val="00176818"/>
    <w:rsid w:val="00192695"/>
    <w:rsid w:val="00192737"/>
    <w:rsid w:val="00197872"/>
    <w:rsid w:val="001B11A9"/>
    <w:rsid w:val="001B491D"/>
    <w:rsid w:val="001C3019"/>
    <w:rsid w:val="001F2372"/>
    <w:rsid w:val="001F416E"/>
    <w:rsid w:val="001F72EA"/>
    <w:rsid w:val="001F769C"/>
    <w:rsid w:val="002020B0"/>
    <w:rsid w:val="00212AF6"/>
    <w:rsid w:val="00215DD0"/>
    <w:rsid w:val="00225479"/>
    <w:rsid w:val="002268E3"/>
    <w:rsid w:val="002516F7"/>
    <w:rsid w:val="00252144"/>
    <w:rsid w:val="0025287C"/>
    <w:rsid w:val="00265A05"/>
    <w:rsid w:val="00271E9D"/>
    <w:rsid w:val="00290375"/>
    <w:rsid w:val="00293D62"/>
    <w:rsid w:val="00294584"/>
    <w:rsid w:val="00295062"/>
    <w:rsid w:val="002A77C3"/>
    <w:rsid w:val="002B7FBF"/>
    <w:rsid w:val="002C38BF"/>
    <w:rsid w:val="00305438"/>
    <w:rsid w:val="0031544F"/>
    <w:rsid w:val="00316279"/>
    <w:rsid w:val="00320972"/>
    <w:rsid w:val="00321538"/>
    <w:rsid w:val="0032518B"/>
    <w:rsid w:val="0033225C"/>
    <w:rsid w:val="00333CA5"/>
    <w:rsid w:val="00341C11"/>
    <w:rsid w:val="00346F55"/>
    <w:rsid w:val="00355A40"/>
    <w:rsid w:val="003604C3"/>
    <w:rsid w:val="003650AE"/>
    <w:rsid w:val="00367E0C"/>
    <w:rsid w:val="00370830"/>
    <w:rsid w:val="00380607"/>
    <w:rsid w:val="00385F94"/>
    <w:rsid w:val="00387CAC"/>
    <w:rsid w:val="00390ED3"/>
    <w:rsid w:val="003A69A0"/>
    <w:rsid w:val="003B2486"/>
    <w:rsid w:val="003B424F"/>
    <w:rsid w:val="003D076C"/>
    <w:rsid w:val="003D5A97"/>
    <w:rsid w:val="003D755C"/>
    <w:rsid w:val="004071AD"/>
    <w:rsid w:val="00407A5A"/>
    <w:rsid w:val="00413A37"/>
    <w:rsid w:val="00414B0A"/>
    <w:rsid w:val="004214E2"/>
    <w:rsid w:val="004272FC"/>
    <w:rsid w:val="00452198"/>
    <w:rsid w:val="00452C9E"/>
    <w:rsid w:val="0047382D"/>
    <w:rsid w:val="00475983"/>
    <w:rsid w:val="0047763B"/>
    <w:rsid w:val="0049555A"/>
    <w:rsid w:val="004958D6"/>
    <w:rsid w:val="004B5ECA"/>
    <w:rsid w:val="004B7E63"/>
    <w:rsid w:val="004C0288"/>
    <w:rsid w:val="004D0233"/>
    <w:rsid w:val="00524C6D"/>
    <w:rsid w:val="00527CB8"/>
    <w:rsid w:val="0053429C"/>
    <w:rsid w:val="00537984"/>
    <w:rsid w:val="005402C3"/>
    <w:rsid w:val="005437BA"/>
    <w:rsid w:val="00543ACC"/>
    <w:rsid w:val="0054519D"/>
    <w:rsid w:val="005534A9"/>
    <w:rsid w:val="00554819"/>
    <w:rsid w:val="00560C7F"/>
    <w:rsid w:val="005636AB"/>
    <w:rsid w:val="00563EC6"/>
    <w:rsid w:val="005671A2"/>
    <w:rsid w:val="0056749A"/>
    <w:rsid w:val="0057717D"/>
    <w:rsid w:val="0058633D"/>
    <w:rsid w:val="0059131F"/>
    <w:rsid w:val="00596ADB"/>
    <w:rsid w:val="005A20B1"/>
    <w:rsid w:val="005A2190"/>
    <w:rsid w:val="005A5201"/>
    <w:rsid w:val="005A6F4B"/>
    <w:rsid w:val="005C0A15"/>
    <w:rsid w:val="005D242D"/>
    <w:rsid w:val="005F13BA"/>
    <w:rsid w:val="005F3AF3"/>
    <w:rsid w:val="005F7572"/>
    <w:rsid w:val="006069E7"/>
    <w:rsid w:val="0061346C"/>
    <w:rsid w:val="00613EF6"/>
    <w:rsid w:val="00614C56"/>
    <w:rsid w:val="00617485"/>
    <w:rsid w:val="00622A1E"/>
    <w:rsid w:val="00626A8A"/>
    <w:rsid w:val="006278DE"/>
    <w:rsid w:val="00631926"/>
    <w:rsid w:val="00631CBE"/>
    <w:rsid w:val="00641F67"/>
    <w:rsid w:val="0064473A"/>
    <w:rsid w:val="00656652"/>
    <w:rsid w:val="00661DD3"/>
    <w:rsid w:val="006842E1"/>
    <w:rsid w:val="00685162"/>
    <w:rsid w:val="00693009"/>
    <w:rsid w:val="006A20AB"/>
    <w:rsid w:val="006B116C"/>
    <w:rsid w:val="006B1A0B"/>
    <w:rsid w:val="006B45B3"/>
    <w:rsid w:val="006C3C00"/>
    <w:rsid w:val="006C6802"/>
    <w:rsid w:val="006E6A8B"/>
    <w:rsid w:val="00706A24"/>
    <w:rsid w:val="00711EB6"/>
    <w:rsid w:val="0072110A"/>
    <w:rsid w:val="00723F31"/>
    <w:rsid w:val="0072423E"/>
    <w:rsid w:val="00730F97"/>
    <w:rsid w:val="00734D6F"/>
    <w:rsid w:val="00734F73"/>
    <w:rsid w:val="007376FC"/>
    <w:rsid w:val="00740883"/>
    <w:rsid w:val="00763774"/>
    <w:rsid w:val="007756EB"/>
    <w:rsid w:val="00796DFB"/>
    <w:rsid w:val="007B1F23"/>
    <w:rsid w:val="007C7616"/>
    <w:rsid w:val="007D5AD9"/>
    <w:rsid w:val="007E05FB"/>
    <w:rsid w:val="007F43A1"/>
    <w:rsid w:val="007F4458"/>
    <w:rsid w:val="007F7CCF"/>
    <w:rsid w:val="008206D6"/>
    <w:rsid w:val="008365F5"/>
    <w:rsid w:val="008519AF"/>
    <w:rsid w:val="00851C29"/>
    <w:rsid w:val="00854F20"/>
    <w:rsid w:val="0086438B"/>
    <w:rsid w:val="00867AB7"/>
    <w:rsid w:val="008718F3"/>
    <w:rsid w:val="008732EF"/>
    <w:rsid w:val="0088623D"/>
    <w:rsid w:val="008A320A"/>
    <w:rsid w:val="008A7FBD"/>
    <w:rsid w:val="008B1811"/>
    <w:rsid w:val="008C2038"/>
    <w:rsid w:val="008C4F6B"/>
    <w:rsid w:val="008D43BC"/>
    <w:rsid w:val="008E7305"/>
    <w:rsid w:val="008F2374"/>
    <w:rsid w:val="0090138E"/>
    <w:rsid w:val="009013D2"/>
    <w:rsid w:val="00915EE6"/>
    <w:rsid w:val="00917B42"/>
    <w:rsid w:val="009263AE"/>
    <w:rsid w:val="00934B74"/>
    <w:rsid w:val="00954462"/>
    <w:rsid w:val="00956A75"/>
    <w:rsid w:val="00962F97"/>
    <w:rsid w:val="009770D1"/>
    <w:rsid w:val="00984276"/>
    <w:rsid w:val="009847E8"/>
    <w:rsid w:val="0098771B"/>
    <w:rsid w:val="00991BFF"/>
    <w:rsid w:val="009A34AD"/>
    <w:rsid w:val="009A6471"/>
    <w:rsid w:val="009A7D14"/>
    <w:rsid w:val="009B459B"/>
    <w:rsid w:val="009C580F"/>
    <w:rsid w:val="009D76BD"/>
    <w:rsid w:val="009D7FDA"/>
    <w:rsid w:val="009E13D5"/>
    <w:rsid w:val="009E4B79"/>
    <w:rsid w:val="009F42A9"/>
    <w:rsid w:val="009F7E0E"/>
    <w:rsid w:val="00A01C58"/>
    <w:rsid w:val="00A0217A"/>
    <w:rsid w:val="00A04B7A"/>
    <w:rsid w:val="00A424B1"/>
    <w:rsid w:val="00A444C3"/>
    <w:rsid w:val="00A47DE4"/>
    <w:rsid w:val="00A65F92"/>
    <w:rsid w:val="00A7077B"/>
    <w:rsid w:val="00A734EB"/>
    <w:rsid w:val="00A918FC"/>
    <w:rsid w:val="00AA190F"/>
    <w:rsid w:val="00AA7E8A"/>
    <w:rsid w:val="00AB3714"/>
    <w:rsid w:val="00AB624D"/>
    <w:rsid w:val="00AD1EF0"/>
    <w:rsid w:val="00AD2F08"/>
    <w:rsid w:val="00AE4211"/>
    <w:rsid w:val="00AF0C0F"/>
    <w:rsid w:val="00B01703"/>
    <w:rsid w:val="00B07683"/>
    <w:rsid w:val="00B144DE"/>
    <w:rsid w:val="00B151E9"/>
    <w:rsid w:val="00B16AC4"/>
    <w:rsid w:val="00B20213"/>
    <w:rsid w:val="00B46CEF"/>
    <w:rsid w:val="00B55532"/>
    <w:rsid w:val="00B622CE"/>
    <w:rsid w:val="00B71E54"/>
    <w:rsid w:val="00B74566"/>
    <w:rsid w:val="00B8491D"/>
    <w:rsid w:val="00B86190"/>
    <w:rsid w:val="00B92995"/>
    <w:rsid w:val="00BA24EF"/>
    <w:rsid w:val="00BA75CB"/>
    <w:rsid w:val="00BC4F54"/>
    <w:rsid w:val="00BC6FE8"/>
    <w:rsid w:val="00BD157E"/>
    <w:rsid w:val="00BD77FF"/>
    <w:rsid w:val="00BE33F3"/>
    <w:rsid w:val="00BE5713"/>
    <w:rsid w:val="00C047B6"/>
    <w:rsid w:val="00C414CD"/>
    <w:rsid w:val="00C56670"/>
    <w:rsid w:val="00C64DDD"/>
    <w:rsid w:val="00C67C27"/>
    <w:rsid w:val="00C87A72"/>
    <w:rsid w:val="00C87D6E"/>
    <w:rsid w:val="00C90FBF"/>
    <w:rsid w:val="00C964C3"/>
    <w:rsid w:val="00CA2C23"/>
    <w:rsid w:val="00CB0305"/>
    <w:rsid w:val="00CB53A6"/>
    <w:rsid w:val="00CB61F4"/>
    <w:rsid w:val="00CB62F8"/>
    <w:rsid w:val="00CB6DEB"/>
    <w:rsid w:val="00CC0DD5"/>
    <w:rsid w:val="00CD4232"/>
    <w:rsid w:val="00CF5EA7"/>
    <w:rsid w:val="00D3488C"/>
    <w:rsid w:val="00D37431"/>
    <w:rsid w:val="00D3777B"/>
    <w:rsid w:val="00D41F9C"/>
    <w:rsid w:val="00D4642C"/>
    <w:rsid w:val="00D503A4"/>
    <w:rsid w:val="00D821BB"/>
    <w:rsid w:val="00D975DD"/>
    <w:rsid w:val="00DA4EF9"/>
    <w:rsid w:val="00DA5A77"/>
    <w:rsid w:val="00DB0358"/>
    <w:rsid w:val="00DB34AB"/>
    <w:rsid w:val="00DB5485"/>
    <w:rsid w:val="00DC0FF6"/>
    <w:rsid w:val="00DC1436"/>
    <w:rsid w:val="00DE0986"/>
    <w:rsid w:val="00DE7F36"/>
    <w:rsid w:val="00DF3117"/>
    <w:rsid w:val="00E030FC"/>
    <w:rsid w:val="00E03DA0"/>
    <w:rsid w:val="00E21178"/>
    <w:rsid w:val="00E30F28"/>
    <w:rsid w:val="00E34491"/>
    <w:rsid w:val="00E370B0"/>
    <w:rsid w:val="00E411C9"/>
    <w:rsid w:val="00E523C5"/>
    <w:rsid w:val="00E773C9"/>
    <w:rsid w:val="00E77B64"/>
    <w:rsid w:val="00EA0171"/>
    <w:rsid w:val="00EA237E"/>
    <w:rsid w:val="00EA4F98"/>
    <w:rsid w:val="00EA7BB7"/>
    <w:rsid w:val="00EB2B19"/>
    <w:rsid w:val="00EC3447"/>
    <w:rsid w:val="00ED205A"/>
    <w:rsid w:val="00EE405B"/>
    <w:rsid w:val="00EF32AE"/>
    <w:rsid w:val="00EF5FDB"/>
    <w:rsid w:val="00F02498"/>
    <w:rsid w:val="00F12978"/>
    <w:rsid w:val="00F20A5D"/>
    <w:rsid w:val="00F30D78"/>
    <w:rsid w:val="00F429C0"/>
    <w:rsid w:val="00F42CD3"/>
    <w:rsid w:val="00F44CBC"/>
    <w:rsid w:val="00F51A1F"/>
    <w:rsid w:val="00F65BA0"/>
    <w:rsid w:val="00F77E4D"/>
    <w:rsid w:val="00F804D9"/>
    <w:rsid w:val="00F86BEE"/>
    <w:rsid w:val="00F92969"/>
    <w:rsid w:val="00FA69DE"/>
    <w:rsid w:val="00FC515A"/>
    <w:rsid w:val="00FC5B7E"/>
    <w:rsid w:val="00FD0C2C"/>
    <w:rsid w:val="00FD752F"/>
    <w:rsid w:val="00FE665A"/>
    <w:rsid w:val="00FE6BB6"/>
    <w:rsid w:val="00FF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5047D717"/>
  <w15:chartTrackingRefBased/>
  <w15:docId w15:val="{C6EFDB56-0CCA-4B50-BC61-AED076B5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C56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614C56"/>
    <w:pPr>
      <w:spacing w:after="230" w:line="230" w:lineRule="exact"/>
    </w:pPr>
    <w:rPr>
      <w:rFonts w:ascii="ETH Light" w:eastAsia="PMingLiU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614C56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614C56"/>
    <w:pPr>
      <w:spacing w:before="230" w:after="0"/>
    </w:pPr>
  </w:style>
  <w:style w:type="paragraph" w:customStyle="1" w:styleId="ETHBriefKopf1">
    <w:name w:val="ETH_Brief_Kopf1"/>
    <w:basedOn w:val="Normal"/>
    <w:rsid w:val="00614C56"/>
    <w:pPr>
      <w:spacing w:after="1666" w:line="270" w:lineRule="exact"/>
    </w:pPr>
    <w:rPr>
      <w:b/>
      <w:noProof/>
      <w:lang w:val="de-CH"/>
    </w:rPr>
  </w:style>
  <w:style w:type="paragraph" w:styleId="Footer">
    <w:name w:val="footer"/>
    <w:basedOn w:val="Normal"/>
    <w:link w:val="FooterChar"/>
    <w:uiPriority w:val="99"/>
    <w:rsid w:val="00614C56"/>
    <w:pPr>
      <w:tabs>
        <w:tab w:val="right" w:pos="9441"/>
      </w:tabs>
      <w:spacing w:line="270" w:lineRule="exact"/>
    </w:pPr>
    <w:rPr>
      <w:lang w:val="de-CH"/>
    </w:rPr>
  </w:style>
  <w:style w:type="character" w:customStyle="1" w:styleId="FooterChar">
    <w:name w:val="Footer Char"/>
    <w:basedOn w:val="DefaultParagraphFont"/>
    <w:link w:val="Footer"/>
    <w:uiPriority w:val="99"/>
    <w:rsid w:val="00614C56"/>
    <w:rPr>
      <w:rFonts w:ascii="ETH Light" w:eastAsia="PMingLiU" w:hAnsi="ETH Light" w:cs="Times New Roman"/>
      <w:sz w:val="20"/>
      <w:szCs w:val="20"/>
    </w:rPr>
  </w:style>
  <w:style w:type="paragraph" w:customStyle="1" w:styleId="BriefBeilagen">
    <w:name w:val="Brief_Beilagen"/>
    <w:basedOn w:val="Normal"/>
    <w:qFormat/>
    <w:rsid w:val="00614C56"/>
    <w:pPr>
      <w:tabs>
        <w:tab w:val="left" w:pos="284"/>
      </w:tabs>
      <w:spacing w:line="250" w:lineRule="atLeast"/>
    </w:pPr>
    <w:rPr>
      <w:rFonts w:ascii="Arial" w:eastAsiaTheme="minorHAnsi" w:hAnsi="Arial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0A67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Revision">
    <w:name w:val="Revision"/>
    <w:hidden/>
    <w:uiPriority w:val="99"/>
    <w:semiHidden/>
    <w:rsid w:val="004071AD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642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2C"/>
    <w:rPr>
      <w:rFonts w:ascii="ETH Light" w:eastAsia="PMingLiU" w:hAnsi="ETH Light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4D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34D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E4B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48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A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72"/>
    <w:rPr>
      <w:rFonts w:ascii="Segoe UI" w:eastAsia="PMingLiU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718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8F3"/>
  </w:style>
  <w:style w:type="character" w:customStyle="1" w:styleId="CommentTextChar">
    <w:name w:val="Comment Text Char"/>
    <w:basedOn w:val="DefaultParagraphFont"/>
    <w:link w:val="CommentText"/>
    <w:uiPriority w:val="99"/>
    <w:rsid w:val="008718F3"/>
    <w:rPr>
      <w:rFonts w:ascii="ETH Light" w:eastAsia="PMingLiU" w:hAnsi="ETH Light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8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8F3"/>
    <w:rPr>
      <w:rFonts w:ascii="ETH Light" w:eastAsia="PMingLiU" w:hAnsi="ETH Light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Martin Fernandez  Antonio José</cp:lastModifiedBy>
  <cp:revision>359</cp:revision>
  <cp:lastPrinted>2023-03-31T11:04:00Z</cp:lastPrinted>
  <dcterms:created xsi:type="dcterms:W3CDTF">2023-03-01T09:23:00Z</dcterms:created>
  <dcterms:modified xsi:type="dcterms:W3CDTF">2023-11-27T12:54:00Z</dcterms:modified>
</cp:coreProperties>
</file>