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417D4" w14:textId="77777777" w:rsidR="00F62C8B" w:rsidRPr="00270DD5" w:rsidRDefault="000F3A41" w:rsidP="004C531E">
      <w:pPr>
        <w:pStyle w:val="RSCM01ReceivedAccepted"/>
      </w:pPr>
      <w:r w:rsidRPr="00270DD5">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8" w:history="1">
                              <w:r w:rsidRPr="00925E94">
                                <w:rPr>
                                  <w:rStyle w:val="Hyperlink"/>
                                </w:rPr>
                                <w:t>jpr@chem.ethz.ch</w:t>
                              </w:r>
                            </w:hyperlink>
                            <w:r>
                              <w:t xml:space="preserve">; </w:t>
                            </w:r>
                            <w:hyperlink r:id="rId9"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4FA865E9" w14:textId="4639C14F" w:rsidR="00D50FAF" w:rsidRDefault="00D50FAF" w:rsidP="00C405FD">
                      <w:pPr>
                        <w:pStyle w:val="RSCF01FootnoteAuthorAddress"/>
                      </w:pPr>
                      <w:r w:rsidRPr="00D50FAF">
                        <w:t>Institute for Chemical and Bioengineering, Department of Chemistry and Applied Biosciences, ETH Zürich, Vladimir Prelog Weg</w:t>
                      </w:r>
                      <w:r w:rsidR="00CA461D">
                        <w:t> </w:t>
                      </w:r>
                      <w:r w:rsidRPr="00D50FAF">
                        <w:t>1, Zürich</w:t>
                      </w:r>
                      <w:r w:rsidR="00FB0322">
                        <w:t> </w:t>
                      </w:r>
                      <w:r w:rsidRPr="00D50FAF">
                        <w:t>8093, Switzerlan</w:t>
                      </w:r>
                      <w:r w:rsidR="004E25C5">
                        <w:t>d.</w:t>
                      </w:r>
                    </w:p>
                    <w:p w14:paraId="4A30858D" w14:textId="6EB1E87E" w:rsidR="00CA461D" w:rsidRDefault="00CA461D" w:rsidP="00CA461D">
                      <w:pPr>
                        <w:pStyle w:val="RSCF01FootnoteAuthorAddress"/>
                        <w:numPr>
                          <w:ilvl w:val="0"/>
                          <w:numId w:val="0"/>
                        </w:numPr>
                        <w:ind w:firstLine="85"/>
                      </w:pPr>
                      <w:r>
                        <w:t xml:space="preserve">Email: </w:t>
                      </w:r>
                      <w:hyperlink r:id="rId10" w:history="1">
                        <w:r w:rsidRPr="00925E94">
                          <w:rPr>
                            <w:rStyle w:val="Hyperlink"/>
                          </w:rPr>
                          <w:t>jpr@chem.ethz.ch</w:t>
                        </w:r>
                      </w:hyperlink>
                      <w:r>
                        <w:t xml:space="preserve">; </w:t>
                      </w:r>
                      <w:hyperlink r:id="rId11" w:history="1">
                        <w:r w:rsidRPr="00925E94">
                          <w:rPr>
                            <w:rStyle w:val="Hyperlink"/>
                          </w:rPr>
                          <w:t>gonzalo.guillen.gosalbez@chem.ethz.ch</w:t>
                        </w:r>
                      </w:hyperlink>
                      <w:r>
                        <w:t xml:space="preserve"> </w:t>
                      </w:r>
                    </w:p>
                    <w:p w14:paraId="5591C28F" w14:textId="2E61593A" w:rsidR="00126027" w:rsidRPr="00C405FD" w:rsidRDefault="004E25C5" w:rsidP="00C405FD">
                      <w:pPr>
                        <w:pStyle w:val="RSCF01FootnoteAuthorAddress"/>
                      </w:pPr>
                      <w:r>
                        <w:t>Institute of Environmental Sciences (CML), Leiden University, Einsteinweg 2, 2333 CC Leiden, The Netherlands.</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4C545A53" w:rsidR="004414A5" w:rsidRPr="00C32EDF" w:rsidRDefault="00F62C8B" w:rsidP="00FB2267">
      <w:pPr>
        <w:pStyle w:val="RSCH01PaperTitle"/>
        <w:jc w:val="both"/>
      </w:pPr>
      <w:r w:rsidRPr="004414A5">
        <w:br w:type="column"/>
      </w:r>
      <w:r w:rsidR="005D029E">
        <w:t>The nexus of climate policies and environmental sustainability in platform chemical production</w:t>
      </w:r>
    </w:p>
    <w:p w14:paraId="5D91B541" w14:textId="349F8659" w:rsidR="008125A0" w:rsidRPr="008125A0" w:rsidRDefault="006A4560" w:rsidP="008125A0">
      <w:pPr>
        <w:pStyle w:val="RSCB01ARTAbstract"/>
        <w:rPr>
          <w:rFonts w:cs="Times New Roman"/>
          <w:sz w:val="20"/>
          <w:vertAlign w:val="superscript"/>
        </w:rPr>
      </w:pPr>
      <w:r>
        <w:rPr>
          <w:rFonts w:cs="Times New Roman"/>
          <w:sz w:val="20"/>
        </w:rPr>
        <w:t>Abhinandan</w:t>
      </w:r>
      <w:r w:rsidR="00D0779C">
        <w:rPr>
          <w:rFonts w:cs="Times New Roman"/>
          <w:sz w:val="20"/>
        </w:rPr>
        <w:t> </w:t>
      </w:r>
      <w:r>
        <w:rPr>
          <w:rFonts w:cs="Times New Roman"/>
          <w:sz w:val="20"/>
        </w:rPr>
        <w:t>Nabera</w:t>
      </w:r>
      <w:r w:rsidR="008125A0" w:rsidRPr="008125A0">
        <w:rPr>
          <w:rFonts w:cs="Times New Roman"/>
          <w:sz w:val="20"/>
        </w:rPr>
        <w:t>,</w:t>
      </w:r>
      <w:r w:rsidR="008125A0" w:rsidRPr="008125A0">
        <w:rPr>
          <w:rFonts w:cs="Times New Roman"/>
          <w:sz w:val="20"/>
          <w:vertAlign w:val="superscript"/>
        </w:rPr>
        <w:t>a</w:t>
      </w:r>
      <w:r w:rsidR="00CD4428">
        <w:rPr>
          <w:rFonts w:cs="Times New Roman"/>
          <w:sz w:val="20"/>
        </w:rPr>
        <w:t xml:space="preserve"> </w:t>
      </w:r>
      <w:r w:rsidR="00863DC2">
        <w:rPr>
          <w:rFonts w:cs="Times New Roman"/>
          <w:sz w:val="20"/>
        </w:rPr>
        <w:t>Ioan</w:t>
      </w:r>
      <w:r w:rsidR="00FF6B2D">
        <w:rPr>
          <w:rFonts w:cs="Times New Roman"/>
          <w:sz w:val="20"/>
        </w:rPr>
        <w:noBreakHyphen/>
      </w:r>
      <w:r w:rsidR="00863DC2">
        <w:rPr>
          <w:rFonts w:cs="Times New Roman"/>
          <w:sz w:val="20"/>
        </w:rPr>
        <w:t>Robert</w:t>
      </w:r>
      <w:r w:rsidR="00D0779C">
        <w:rPr>
          <w:rFonts w:cs="Times New Roman"/>
          <w:sz w:val="20"/>
        </w:rPr>
        <w:t> </w:t>
      </w:r>
      <w:r w:rsidR="00863DC2">
        <w:rPr>
          <w:rFonts w:cs="Times New Roman"/>
          <w:sz w:val="20"/>
        </w:rPr>
        <w:t>Istrate,</w:t>
      </w:r>
      <w:r w:rsidR="008125A0" w:rsidRPr="008125A0">
        <w:rPr>
          <w:rFonts w:cs="Times New Roman"/>
          <w:sz w:val="20"/>
          <w:vertAlign w:val="superscript"/>
        </w:rPr>
        <w:t>b</w:t>
      </w:r>
      <w:r w:rsidR="008125A0" w:rsidRPr="008125A0">
        <w:rPr>
          <w:rFonts w:cs="Times New Roman"/>
          <w:sz w:val="20"/>
        </w:rPr>
        <w:t xml:space="preserve"> </w:t>
      </w:r>
      <w:r w:rsidR="00863DC2" w:rsidRPr="00863DC2">
        <w:rPr>
          <w:rFonts w:cs="Times New Roman"/>
          <w:sz w:val="20"/>
        </w:rPr>
        <w:t>Antonio José Martín</w:t>
      </w:r>
      <w:r w:rsidR="00863DC2">
        <w:rPr>
          <w:rFonts w:cs="Times New Roman"/>
          <w:sz w:val="20"/>
        </w:rPr>
        <w:t>,</w:t>
      </w:r>
      <w:r w:rsidR="00863DC2" w:rsidRPr="008125A0">
        <w:rPr>
          <w:rFonts w:cs="Times New Roman"/>
          <w:sz w:val="20"/>
          <w:vertAlign w:val="superscript"/>
        </w:rPr>
        <w:t>a</w:t>
      </w:r>
      <w:r w:rsidR="00863DC2" w:rsidRPr="008125A0">
        <w:rPr>
          <w:rFonts w:cs="Times New Roman"/>
          <w:sz w:val="20"/>
        </w:rPr>
        <w:t xml:space="preserve"> </w:t>
      </w:r>
      <w:r w:rsidR="00863DC2" w:rsidRPr="00863DC2">
        <w:rPr>
          <w:rFonts w:cs="Times New Roman"/>
          <w:sz w:val="20"/>
        </w:rPr>
        <w:t>Javier Pérez</w:t>
      </w:r>
      <w:r w:rsidR="00863DC2" w:rsidRPr="00863DC2">
        <w:rPr>
          <w:rFonts w:cs="Times New Roman"/>
          <w:sz w:val="20"/>
        </w:rPr>
        <w:noBreakHyphen/>
        <w:t>Ramírez*</w:t>
      </w:r>
      <w:r w:rsidR="00CA598D" w:rsidRPr="008125A0">
        <w:rPr>
          <w:rFonts w:cs="Times New Roman"/>
          <w:sz w:val="20"/>
          <w:vertAlign w:val="superscript"/>
        </w:rPr>
        <w:t>a</w:t>
      </w:r>
      <w:r w:rsidR="00863DC2" w:rsidRPr="00863DC2">
        <w:rPr>
          <w:rFonts w:cs="Times New Roman"/>
          <w:sz w:val="20"/>
        </w:rPr>
        <w:t xml:space="preserve"> and Gonzalo Guillén</w:t>
      </w:r>
      <w:r w:rsidR="00863DC2" w:rsidRPr="00863DC2">
        <w:rPr>
          <w:rFonts w:cs="Times New Roman"/>
          <w:sz w:val="20"/>
        </w:rPr>
        <w:noBreakHyphen/>
        <w:t>Gosálbez*</w:t>
      </w:r>
      <w:r w:rsidR="00CA598D" w:rsidRPr="008125A0">
        <w:rPr>
          <w:rFonts w:cs="Times New Roman"/>
          <w:sz w:val="20"/>
          <w:vertAlign w:val="superscript"/>
        </w:rPr>
        <w:t>a</w:t>
      </w:r>
    </w:p>
    <w:p w14:paraId="53AE61A8" w14:textId="305D5AA1" w:rsidR="009D286C" w:rsidRDefault="000816F9" w:rsidP="001B04E3">
      <w:pPr>
        <w:pStyle w:val="RSCB01ARTAbstract"/>
      </w:pPr>
      <w:r>
        <w:t>Platform chemicals form the basis of the chemical industry</w:t>
      </w:r>
      <w:r w:rsidR="00C04A06">
        <w:t xml:space="preserve"> but are linked to significant environmental impacts due to their large volumes and predominant fossil origin. </w:t>
      </w:r>
      <w:r w:rsidR="00FB2267">
        <w:t>Achieving t</w:t>
      </w:r>
      <w:r w:rsidR="00FF6B2D" w:rsidRPr="00FF6B2D">
        <w:t>he grand transition towards low</w:t>
      </w:r>
      <w:r w:rsidR="00FF6B2D">
        <w:noBreakHyphen/>
      </w:r>
      <w:r w:rsidR="00FF6B2D" w:rsidRPr="00FF6B2D">
        <w:t xml:space="preserve">carbon </w:t>
      </w:r>
      <w:r w:rsidR="00E9072D">
        <w:t>production</w:t>
      </w:r>
      <w:r w:rsidR="00FF6B2D" w:rsidRPr="00FF6B2D">
        <w:t xml:space="preserve"> </w:t>
      </w:r>
      <w:r w:rsidR="005010A4">
        <w:t>of these chemicals</w:t>
      </w:r>
      <w:r w:rsidR="00394814">
        <w:t xml:space="preserve"> </w:t>
      </w:r>
      <w:r w:rsidR="00FF6B2D" w:rsidRPr="00FF6B2D">
        <w:t xml:space="preserve">necessitates </w:t>
      </w:r>
      <w:r w:rsidR="00834F74">
        <w:t>the implementation of</w:t>
      </w:r>
      <w:r w:rsidR="00FF6B2D" w:rsidRPr="00FF6B2D">
        <w:t xml:space="preserve"> climate policies</w:t>
      </w:r>
      <w:r w:rsidR="00BE4FA8">
        <w:t xml:space="preserve">. </w:t>
      </w:r>
      <w:r w:rsidR="00ED0CB2">
        <w:t>H</w:t>
      </w:r>
      <w:r w:rsidR="009C4B99">
        <w:t>ydrogen</w:t>
      </w:r>
      <w:r w:rsidR="00C04A06">
        <w:t xml:space="preserve">, ammonia, and methanol account for </w:t>
      </w:r>
      <w:r w:rsidR="003E3021">
        <w:t>5</w:t>
      </w:r>
      <w:r w:rsidR="00384B19">
        <w:t>3</w:t>
      </w:r>
      <w:r w:rsidR="00C04A06" w:rsidRPr="00EC52BA">
        <w:t>%</w:t>
      </w:r>
      <w:r w:rsidR="00C04A06">
        <w:t xml:space="preserve"> of global </w:t>
      </w:r>
      <w:r w:rsidR="003E3021">
        <w:t>CO</w:t>
      </w:r>
      <w:r w:rsidR="003E3021" w:rsidRPr="003E3021">
        <w:rPr>
          <w:vertAlign w:val="subscript"/>
        </w:rPr>
        <w:t>2</w:t>
      </w:r>
      <w:r w:rsidR="00C04A06">
        <w:t xml:space="preserve"> emissions </w:t>
      </w:r>
      <w:r w:rsidR="00BC2483">
        <w:t>associated with primary chemicals</w:t>
      </w:r>
      <w:r w:rsidR="00C04A06">
        <w:t xml:space="preserve"> and are </w:t>
      </w:r>
      <w:r w:rsidR="00C35802">
        <w:t>therefore</w:t>
      </w:r>
      <w:r w:rsidR="00C04A06">
        <w:t xml:space="preserve"> excellent case studies to analyse how</w:t>
      </w:r>
      <w:r w:rsidR="00FF6B2D" w:rsidRPr="00FF6B2D">
        <w:t xml:space="preserve"> future </w:t>
      </w:r>
      <w:r w:rsidR="00D74876">
        <w:t>regulations</w:t>
      </w:r>
      <w:r w:rsidR="00FF6B2D" w:rsidRPr="00FF6B2D">
        <w:t xml:space="preserve">, market dynamics, and technological advancements </w:t>
      </w:r>
      <w:r w:rsidR="00C04A06">
        <w:t xml:space="preserve">will affect sustainable </w:t>
      </w:r>
      <w:r w:rsidR="006854F2">
        <w:t>production methods</w:t>
      </w:r>
      <w:r w:rsidR="00FF6B2D" w:rsidRPr="00FF6B2D">
        <w:t xml:space="preserve">. </w:t>
      </w:r>
      <w:r w:rsidR="00D95284">
        <w:t>In</w:t>
      </w:r>
      <w:r w:rsidR="003B7172">
        <w:t xml:space="preserve"> this study, </w:t>
      </w:r>
      <w:r w:rsidR="00FF6B2D" w:rsidRPr="00FF6B2D">
        <w:t xml:space="preserve">we perform a prospective life cycle assessment </w:t>
      </w:r>
      <w:r w:rsidR="00F82E4C">
        <w:t xml:space="preserve">until 2050 </w:t>
      </w:r>
      <w:r w:rsidR="00790AEA">
        <w:t>for</w:t>
      </w:r>
      <w:r w:rsidR="00FF6B2D" w:rsidRPr="00FF6B2D">
        <w:t xml:space="preserve"> various </w:t>
      </w:r>
      <w:del w:id="0" w:author="Microsoft Office User" w:date="2023-10-22T06:31:00Z">
        <w:r w:rsidR="00FF6B2D" w:rsidRPr="00FF6B2D" w:rsidDel="0033376B">
          <w:delText xml:space="preserve">hydrogen, ammonia, and methanol </w:delText>
        </w:r>
      </w:del>
      <w:r w:rsidR="00FF6B2D" w:rsidRPr="00FF6B2D">
        <w:t xml:space="preserve">production technologies </w:t>
      </w:r>
      <w:r w:rsidR="00853B33">
        <w:t>across</w:t>
      </w:r>
      <w:r w:rsidR="00FF6B2D" w:rsidRPr="00FF6B2D">
        <w:t xml:space="preserve"> </w:t>
      </w:r>
      <w:r w:rsidR="00673375">
        <w:t>26</w:t>
      </w:r>
      <w:r w:rsidR="00FF6B2D" w:rsidRPr="00FF6B2D">
        <w:t xml:space="preserve"> </w:t>
      </w:r>
      <w:r w:rsidR="00673375">
        <w:t>regions</w:t>
      </w:r>
      <w:r w:rsidR="00FF6B2D" w:rsidRPr="00FF6B2D">
        <w:t xml:space="preserve"> worldwide</w:t>
      </w:r>
      <w:r w:rsidR="00F82E4C">
        <w:t xml:space="preserve"> within the climate policies framework</w:t>
      </w:r>
      <w:r w:rsidR="00ED0CB2">
        <w:t>,</w:t>
      </w:r>
      <w:r w:rsidR="00F82E4C">
        <w:t xml:space="preserve"> limit</w:t>
      </w:r>
      <w:r w:rsidR="00ED0CB2">
        <w:t>ing</w:t>
      </w:r>
      <w:r w:rsidR="00F82E4C">
        <w:t xml:space="preserve"> global temperature rise to 1.5 </w:t>
      </w:r>
      <w:r w:rsidR="00F82E4C" w:rsidRPr="00FF6B2D">
        <w:t>°C</w:t>
      </w:r>
      <w:r w:rsidR="00F82E4C">
        <w:t xml:space="preserve"> or 2 </w:t>
      </w:r>
      <w:r w:rsidR="00F82E4C" w:rsidRPr="00FF6B2D">
        <w:t>°C</w:t>
      </w:r>
      <w:r w:rsidR="00FF6B2D" w:rsidRPr="00FF6B2D">
        <w:t>.</w:t>
      </w:r>
      <w:r w:rsidR="00FF6B2D">
        <w:t xml:space="preserve"> </w:t>
      </w:r>
      <w:r w:rsidR="00F94AF7">
        <w:t>Our findings indicate</w:t>
      </w:r>
      <w:r w:rsidR="00AF28DB">
        <w:t xml:space="preserve"> that</w:t>
      </w:r>
      <w:r w:rsidR="00B1190D">
        <w:t>,</w:t>
      </w:r>
      <w:r w:rsidR="00F94AF7">
        <w:t xml:space="preserve"> in contrast to fossil</w:t>
      </w:r>
      <w:r w:rsidR="00F94AF7">
        <w:noBreakHyphen/>
        <w:t>based production, green pathways demonstrate substantial environmental impact reduction</w:t>
      </w:r>
      <w:r w:rsidR="005C6559">
        <w:t xml:space="preserve"> by 2050, with s</w:t>
      </w:r>
      <w:r w:rsidR="00F94AF7">
        <w:t>olar</w:t>
      </w:r>
      <w:r w:rsidR="00F94AF7">
        <w:noBreakHyphen/>
        <w:t>based routes display</w:t>
      </w:r>
      <w:r w:rsidR="005C6559">
        <w:t>ing</w:t>
      </w:r>
      <w:r w:rsidR="00F94AF7">
        <w:t xml:space="preserve"> predominant advantages for the</w:t>
      </w:r>
      <w:r w:rsidR="009A2AEF">
        <w:t>se</w:t>
      </w:r>
      <w:r w:rsidR="00F94AF7">
        <w:t xml:space="preserve"> chemicals.</w:t>
      </w:r>
      <w:r w:rsidR="00FF6B2D" w:rsidRPr="00FF6B2D">
        <w:t xml:space="preserve"> Furthermore, the global</w:t>
      </w:r>
      <w:r w:rsidR="00FF6B2D">
        <w:noBreakHyphen/>
      </w:r>
      <w:r w:rsidR="00FF6B2D" w:rsidRPr="00FF6B2D">
        <w:t xml:space="preserve">scale regional assessment reveals that green hydrogen routes exhibit low variation </w:t>
      </w:r>
      <w:r w:rsidR="00721FA8">
        <w:t xml:space="preserve">in impact reduction </w:t>
      </w:r>
      <w:r w:rsidR="00FF6B2D" w:rsidRPr="00FF6B2D">
        <w:t xml:space="preserve">across regions, offering </w:t>
      </w:r>
      <w:r w:rsidR="00B14F3E">
        <w:t>no</w:t>
      </w:r>
      <w:r w:rsidR="00FF6B2D" w:rsidRPr="00FF6B2D">
        <w:t xml:space="preserve"> distinct location</w:t>
      </w:r>
      <w:r w:rsidR="00FF6B2D">
        <w:noBreakHyphen/>
      </w:r>
      <w:r w:rsidR="00FF6B2D" w:rsidRPr="00FF6B2D">
        <w:t xml:space="preserve">based benefit. However, for green ammonia and methanol pathways, strategic planning </w:t>
      </w:r>
      <w:r w:rsidR="00D058A1">
        <w:t>is</w:t>
      </w:r>
      <w:r w:rsidR="00FF6B2D" w:rsidRPr="00FF6B2D">
        <w:t xml:space="preserve"> crucial to maximise global benefits. </w:t>
      </w:r>
      <w:r w:rsidR="00657BB9">
        <w:t>Overall, t</w:t>
      </w:r>
      <w:r w:rsidR="00FF6B2D" w:rsidRPr="00FF6B2D">
        <w:t>his work provides valuable insights for informed and sustainable manufacturing of key platform</w:t>
      </w:r>
      <w:r w:rsidR="001514D8">
        <w:t xml:space="preserve"> </w:t>
      </w:r>
      <w:r w:rsidR="009D286C" w:rsidRPr="009D286C">
        <w:t>chemicals.</w:t>
      </w:r>
    </w:p>
    <w:p w14:paraId="39E3785F" w14:textId="13D7B09B" w:rsidR="00FA2DA2" w:rsidRPr="00FA2DA2" w:rsidRDefault="00FA2DA2" w:rsidP="00FA2DA2">
      <w:pPr>
        <w:pStyle w:val="RSCB01ARTAbstract"/>
        <w:sectPr w:rsidR="00FA2DA2" w:rsidRPr="00FA2DA2" w:rsidSect="00514CBA">
          <w:headerReference w:type="even" r:id="rId12"/>
          <w:headerReference w:type="default" r:id="rId13"/>
          <w:footerReference w:type="even" r:id="rId14"/>
          <w:footerReference w:type="default" r:id="rId15"/>
          <w:headerReference w:type="first" r:id="rId16"/>
          <w:footerReference w:type="first" r:id="rId17"/>
          <w:pgSz w:w="11907" w:h="16840" w:code="9"/>
          <w:pgMar w:top="1009" w:right="851" w:bottom="1758" w:left="851" w:header="851" w:footer="1049" w:gutter="0"/>
          <w:cols w:num="2" w:space="227" w:equalWidth="0">
            <w:col w:w="1985" w:space="227"/>
            <w:col w:w="7993"/>
          </w:cols>
          <w:titlePg/>
          <w:docGrid w:linePitch="360"/>
        </w:sectPr>
      </w:pPr>
    </w:p>
    <w:p w14:paraId="668DB4B8" w14:textId="21E8C0AE" w:rsidR="00FA2DA2" w:rsidRDefault="001F562D" w:rsidP="001F562D">
      <w:pPr>
        <w:pStyle w:val="RSCB04AHeadingSection"/>
        <w:rPr>
          <w:szCs w:val="24"/>
        </w:rPr>
      </w:pPr>
      <w:r w:rsidRPr="001F562D">
        <w:rPr>
          <w:szCs w:val="24"/>
        </w:rPr>
        <w:t>Introduction</w:t>
      </w:r>
    </w:p>
    <w:p w14:paraId="421904F0" w14:textId="5F888497" w:rsidR="002B065A" w:rsidRDefault="007017B7" w:rsidP="002B065A">
      <w:pPr>
        <w:pStyle w:val="RSCB02ArticleText"/>
      </w:pPr>
      <w:r>
        <w:t>The chemical industry plays a crucial role in our modern society, contributing significantly to various sectors such as manufacturing, agriculture</w:t>
      </w:r>
      <w:r w:rsidR="00A35A6E">
        <w:t>,</w:t>
      </w:r>
      <w:r>
        <w:t xml:space="preserve"> and healthcare. However, </w:t>
      </w:r>
      <w:r w:rsidR="007D74E2">
        <w:t>it is known as one of the</w:t>
      </w:r>
      <w:r w:rsidR="005D6D3B">
        <w:t xml:space="preserve"> </w:t>
      </w:r>
      <w:r w:rsidR="00E14A88">
        <w:t>hardest</w:t>
      </w:r>
      <w:r w:rsidR="007D74E2">
        <w:noBreakHyphen/>
        <w:t>to</w:t>
      </w:r>
      <w:r w:rsidR="007D74E2">
        <w:noBreakHyphen/>
        <w:t xml:space="preserve">abate sectors as </w:t>
      </w:r>
      <w:r>
        <w:t xml:space="preserve">it faces a critical challenge towards decarbonisation due to its </w:t>
      </w:r>
      <w:r w:rsidR="001E7B7E">
        <w:t>high energy</w:t>
      </w:r>
      <w:r w:rsidR="00FD3696">
        <w:noBreakHyphen/>
      </w:r>
      <w:r w:rsidR="001E7B7E">
        <w:t xml:space="preserve">intensive nature and </w:t>
      </w:r>
      <w:r>
        <w:t>heavy reliance on fossil fuels. This dependence further leads to 2 Gt CO</w:t>
      </w:r>
      <w:r w:rsidRPr="007017B7">
        <w:rPr>
          <w:vertAlign w:val="subscript"/>
        </w:rPr>
        <w:t>2</w:t>
      </w:r>
      <w:r w:rsidR="00844919">
        <w:t> </w:t>
      </w:r>
      <w:r w:rsidR="00BF1E51">
        <w:t>per year</w:t>
      </w:r>
      <w:r>
        <w:t>, accounting for 5% of the global</w:t>
      </w:r>
      <w:r w:rsidR="00CB3A1D">
        <w:t xml:space="preserve"> CO</w:t>
      </w:r>
      <w:r w:rsidR="00CB3A1D" w:rsidRPr="00CB3A1D">
        <w:rPr>
          <w:vertAlign w:val="subscript"/>
        </w:rPr>
        <w:t>2</w:t>
      </w:r>
      <w:r w:rsidR="00CB3A1D">
        <w:t xml:space="preserve"> </w:t>
      </w:r>
      <w:r>
        <w:t>emissions.</w:t>
      </w:r>
      <w:r w:rsidR="00D67E88">
        <w:fldChar w:fldCharType="begin"/>
      </w:r>
      <w:r w:rsidR="00D67E88">
        <w:instrText xml:space="preserve"> ADDIN ZOTERO_ITEM CSL_CITATION {"citationID":"lHKCF3dx","properties":{"formattedCitation":"\\super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D67E88">
        <w:fldChar w:fldCharType="separate"/>
      </w:r>
      <w:r w:rsidR="00D67E88" w:rsidRPr="00D67E88">
        <w:rPr>
          <w:rFonts w:ascii="Calibri" w:hAnsi="Calibri" w:cs="Calibri"/>
          <w:szCs w:val="24"/>
          <w:vertAlign w:val="superscript"/>
        </w:rPr>
        <w:t>1</w:t>
      </w:r>
      <w:r w:rsidR="00D67E88">
        <w:fldChar w:fldCharType="end"/>
      </w:r>
      <w:r>
        <w:t xml:space="preserve"> Moreover, fossil fuels not only contribute to environmental concerns but also </w:t>
      </w:r>
      <w:r w:rsidR="00C20067">
        <w:t>expose</w:t>
      </w:r>
      <w:r>
        <w:t xml:space="preserve"> the industry to price volatility and supply chain disruptions.</w:t>
      </w:r>
      <w:r w:rsidR="00D67E88">
        <w:fldChar w:fldCharType="begin"/>
      </w:r>
      <w:r w:rsidR="00D67E88">
        <w:instrText xml:space="preserve"> ADDIN ZOTERO_ITEM CSL_CITATION {"citationID":"ghNHS3ye","properties":{"formattedCitation":"\\super 2,3\\nosupersub{}","plainCitation":"2,3","noteIndex":0},"citationItems":[{"id":291,"uris":["http://zotero.org/users/local/gMmtBwrT/items/QFFRTRBB"],"itemData":{"id":291,"type":"article-journal","abstract":"Europe's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José"},{"family":"Pérez-Ramírez","given":"Javier"},{"family":"Guillén-Gosálbez","given":"Gonzalo"}],"issued":{"date-parts":[["2023"]]}}},{"id":148,"uris":["http://zotero.org/users/local/gMmtBwrT/items/Q9N35268"],"itemData":{"id":148,"type":"webpage","container-title":"World Bank","title":"Monthly Prices, Commodity Markets","author":[{"literal":"World Bank"}],"issued":{"date-parts":[["2023"]]}}}],"schema":"https://github.com/citation-style-language/schema/raw/master/csl-citation.json"} </w:instrText>
      </w:r>
      <w:r w:rsidR="00D67E88">
        <w:fldChar w:fldCharType="separate"/>
      </w:r>
      <w:r w:rsidR="00D67E88" w:rsidRPr="00D67E88">
        <w:rPr>
          <w:rFonts w:ascii="Calibri" w:hAnsi="Calibri" w:cs="Calibri"/>
          <w:szCs w:val="24"/>
          <w:vertAlign w:val="superscript"/>
        </w:rPr>
        <w:t>2,3</w:t>
      </w:r>
      <w:r w:rsidR="00D67E88">
        <w:fldChar w:fldCharType="end"/>
      </w:r>
      <w:r w:rsidR="007D74E2">
        <w:t xml:space="preserve"> </w:t>
      </w:r>
      <w:r>
        <w:t>Amid</w:t>
      </w:r>
      <w:r w:rsidR="007056D1">
        <w:t>st</w:t>
      </w:r>
      <w:r>
        <w:t xml:space="preserve"> the array of chemicals produced today, platform chemicals are </w:t>
      </w:r>
      <w:r w:rsidR="00E62906">
        <w:t>an</w:t>
      </w:r>
      <w:r>
        <w:t xml:space="preserve"> important subset that serve as key intermediates in the production of </w:t>
      </w:r>
      <w:r w:rsidR="00E95636">
        <w:t xml:space="preserve">a </w:t>
      </w:r>
      <w:r>
        <w:t xml:space="preserve">myriad of other </w:t>
      </w:r>
      <w:r w:rsidR="00CB6CBC">
        <w:t>products</w:t>
      </w:r>
      <w:r>
        <w:t>.</w:t>
      </w:r>
    </w:p>
    <w:p w14:paraId="64E103F2" w14:textId="5F4313D0" w:rsidR="00BD7F26" w:rsidRDefault="00EA65A4" w:rsidP="00BD7F26">
      <w:pPr>
        <w:pStyle w:val="RSCB02ArticleText"/>
        <w:ind w:firstLine="284"/>
      </w:pPr>
      <w:r>
        <w:t xml:space="preserve">Hydrogen, ammonia, and methanol are three of the most </w:t>
      </w:r>
      <w:r w:rsidR="00764137">
        <w:t>important</w:t>
      </w:r>
      <w:r>
        <w:t xml:space="preserve"> platform chemicals due to their versatility</w:t>
      </w:r>
      <w:del w:id="1" w:author="Microsoft Office User" w:date="2023-10-22T06:33:00Z">
        <w:r w:rsidDel="00861C0D">
          <w:delText>, holding immense significance</w:delText>
        </w:r>
      </w:del>
      <w:r>
        <w:t>.</w:t>
      </w:r>
      <w:r w:rsidR="00361C0B">
        <w:fldChar w:fldCharType="begin"/>
      </w:r>
      <w:r w:rsidR="00361C0B">
        <w:instrText xml:space="preserve"> ADDIN ZOTERO_ITEM CSL_CITATION {"citationID":"mArh9aI4","properties":{"formattedCitation":"\\super 4\\uc0\\u8211{}6\\nosupersub{}","plainCitation":"4–6","noteIndex":0},"citationItems":[{"id":299,"uris":["http://zotero.org/users/local/gMmtBwrT/items/2HK2ISC3"],"itemData":{"id":299,"type":"article-journal","abstract":"This work quantifies current and future costs as well as environmental burdens of large-scale hydrogen production systems on geographical islands, which exhibit high renewable energy potentials and could act as hydrogen export hubs.\n          , \n            \n              Low-carbon (green) hydrogen can be generated\n              via\n              water electrolysis using photovoltaic, wind, hydropower, or decarbonized grid electricity. This work quantifies current and future costs as well as environmental burdens of large-scale hydrogen production systems on geographical islands, which exhibit high renewable energy potentials and could act as hydrogen export hubs. Different hydrogen production configurations are examined, considering a daily hydrogen production rate of 10 tonnes, on hydrogen production costs, life cycle greenhouse gas emissions, material utilization, and land transformation. The results demonstrate that electrolytic hydrogen production costs of 3.7 Euro per kg H\n              2\n              are within reach today and that a reduction to 2 Euro per kg H\n              2\n              in year 2040 is likely, hence approaching cost parity with hydrogen from natural gas reforming even when applying “historical” natural gas prices. The recent surge of natural gas prices shows that cost parity between green and grey hydrogen can already be achieved today. Producing hydrogen\n              via\n              water electrolysis with low costs and low GHG emissions is only possible at very specific locations nowadays. Hybrid configurations using different electricity supply options demonstrate the best economic performance in combination with low environmental burdens. Autonomous hydrogen production systems are especially effective to produce low-carbon hydrogen, although the production of larger sized system components can exhibit significant environmental burdens and investments. Some materials (especially iridium) and the availability of land can be limiting factors when scaling up green hydrogen production with polymer electrolyte membrane (PEM) electrolyzers. This implies that decision-makers should consider aspects beyond costs and GHG emissions when designing large-scale hydrogen production systems to avoid risks coming along with the supply of, for example, scarce materials.","container-title":"Energy &amp; Environmental Science","DOI":"10.1039/D2EE01023B","ISSN":"1754-5692, 1754-5706","issue":"9","journalAbbreviation":"Energy Environ. Sci.","language":"en","page":"3583-3602","source":"DOI.org (Crossref)","title":"Large-scale hydrogen production &lt;i&gt;via&lt;/i&gt; water electrolysis: a techno-economic and environmental assessment","title-short":"Large-scale hydrogen production &lt;i&gt;via&lt;/i&gt; water electrolysis","volume":"15","author":[{"family":"Terlouw","given":"Tom"},{"family":"Bauer","given":"Christian"},{"family":"McKenna","given":"Russell"},{"family":"Mazzotti","given":"Marco"}],"issued":{"date-parts":[["2022"]]}}},{"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361C0B">
        <w:fldChar w:fldCharType="separate"/>
      </w:r>
      <w:r w:rsidR="00361C0B" w:rsidRPr="00361C0B">
        <w:rPr>
          <w:rFonts w:ascii="Calibri" w:hAnsi="Calibri" w:cs="Calibri"/>
          <w:szCs w:val="24"/>
          <w:vertAlign w:val="superscript"/>
        </w:rPr>
        <w:t>4–6</w:t>
      </w:r>
      <w:r w:rsidR="00361C0B">
        <w:fldChar w:fldCharType="end"/>
      </w:r>
      <w:del w:id="2" w:author="Microsoft Office User" w:date="2023-10-22T06:33:00Z">
        <w:r w:rsidDel="00861C0D">
          <w:delText xml:space="preserve"> They serve as precursors for the production of high</w:delText>
        </w:r>
        <w:r w:rsidDel="00861C0D">
          <w:noBreakHyphen/>
          <w:delText>value products with diverse applications that play a pivotal role in our daily lives.</w:delText>
        </w:r>
      </w:del>
      <w:r>
        <w:t xml:space="preserve"> Hydrogen, in particular, can be utilised across various sectors, from fuel cells in transportation to industrial processes and energy storage.</w:t>
      </w:r>
      <w:r w:rsidR="00361C0B">
        <w:fldChar w:fldCharType="begin"/>
      </w:r>
      <w:r w:rsidR="00361C0B">
        <w:instrText xml:space="preserve"> ADDIN ZOTERO_ITEM CSL_CITATION {"citationID":"VaZbzrRe","properties":{"formattedCitation":"\\super 4,7\\nosupersub{}","plainCitation":"4,7","noteIndex":0},"citationItems":[{"id":299,"uris":["http://zotero.org/users/local/gMmtBwrT/items/2HK2ISC3"],"itemData":{"id":299,"type":"article-journal","abstract":"This work quantifies current and future costs as well as environmental burdens of large-scale hydrogen production systems on geographical islands, which exhibit high renewable energy potentials and could act as hydrogen export hubs.\n          , \n            \n              Low-carbon (green) hydrogen can be generated\n              via\n              water electrolysis using photovoltaic, wind, hydropower, or decarbonized grid electricity. This work quantifies current and future costs as well as environmental burdens of large-scale hydrogen production systems on geographical islands, which exhibit high renewable energy potentials and could act as hydrogen export hubs. Different hydrogen production configurations are examined, considering a daily hydrogen production rate of 10 tonnes, on hydrogen production costs, life cycle greenhouse gas emissions, material utilization, and land transformation. The results demonstrate that electrolytic hydrogen production costs of 3.7 Euro per kg H\n              2\n              are within reach today and that a reduction to 2 Euro per kg H\n              2\n              in year 2040 is likely, hence approaching cost parity with hydrogen from natural gas reforming even when applying “historical” natural gas prices. The recent surge of natural gas prices shows that cost parity between green and grey hydrogen can already be achieved today. Producing hydrogen\n              via\n              water electrolysis with low costs and low GHG emissions is only possible at very specific locations nowadays. Hybrid configurations using different electricity supply options demonstrate the best economic performance in combination with low environmental burdens. Autonomous hydrogen production systems are especially effective to produce low-carbon hydrogen, although the production of larger sized system components can exhibit significant environmental burdens and investments. Some materials (especially iridium) and the availability of land can be limiting factors when scaling up green hydrogen production with polymer electrolyte membrane (PEM) electrolyzers. This implies that decision-makers should consider aspects beyond costs and GHG emissions when designing large-scale hydrogen production systems to avoid risks coming along with the supply of, for example, scarce materials.","container-title":"Energy &amp; Environmental Science","DOI":"10.1039/D2EE01023B","ISSN":"1754-5692, 1754-5706","issue":"9","journalAbbreviation":"Energy Environ. Sci.","language":"en","page":"3583-3602","source":"DOI.org (Crossref)","title":"Large-scale hydrogen production &lt;i&gt;via&lt;/i&gt; water electrolysis: a techno-economic and environmental assessment","title-short":"Large-scale hydrogen production &lt;i&gt;via&lt;/i&gt; water electrolysis","volume":"15","author":[{"family":"Terlouw","given":"Tom"},{"family":"Bauer","given":"Christian"},{"family":"McKenna","given":"Russell"},{"family":"Mazzotti","given":"Marco"}],"issued":{"date-parts":[["2022"]]}}},{"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361C0B">
        <w:fldChar w:fldCharType="separate"/>
      </w:r>
      <w:r w:rsidR="00361C0B" w:rsidRPr="00361C0B">
        <w:rPr>
          <w:rFonts w:ascii="Calibri" w:hAnsi="Calibri" w:cs="Calibri"/>
          <w:szCs w:val="24"/>
          <w:vertAlign w:val="superscript"/>
        </w:rPr>
        <w:t>4,7</w:t>
      </w:r>
      <w:r w:rsidR="00361C0B">
        <w:fldChar w:fldCharType="end"/>
      </w:r>
      <w:r>
        <w:t xml:space="preserve"> </w:t>
      </w:r>
      <w:r w:rsidR="003F4702">
        <w:t xml:space="preserve">As </w:t>
      </w:r>
      <w:r w:rsidR="003F4702">
        <w:t>of 2020, t</w:t>
      </w:r>
      <w:r>
        <w:t>he</w:t>
      </w:r>
      <w:r w:rsidR="001F088B">
        <w:t xml:space="preserve"> </w:t>
      </w:r>
      <w:r>
        <w:t xml:space="preserve">annual demand for hydrogen </w:t>
      </w:r>
      <w:r w:rsidR="00213847">
        <w:t>is around</w:t>
      </w:r>
      <w:r>
        <w:t xml:space="preserve"> </w:t>
      </w:r>
      <w:r w:rsidR="002617C7">
        <w:t>89</w:t>
      </w:r>
      <w:r>
        <w:t> Mt </w:t>
      </w:r>
      <w:r w:rsidR="00E14BB7">
        <w:t>per year</w:t>
      </w:r>
      <w:r w:rsidR="00742322">
        <w:t>,</w:t>
      </w:r>
      <w:r>
        <w:t xml:space="preserve"> and is projected to </w:t>
      </w:r>
      <w:r w:rsidR="00980823">
        <w:t>increase</w:t>
      </w:r>
      <w:r w:rsidR="00F56F06">
        <w:t xml:space="preserve"> </w:t>
      </w:r>
      <w:r w:rsidR="00E863EE">
        <w:t>fivefold</w:t>
      </w:r>
      <w:r w:rsidR="00A33012">
        <w:t xml:space="preserve"> </w:t>
      </w:r>
      <w:r w:rsidR="005A22E1">
        <w:t>by</w:t>
      </w:r>
      <w:r w:rsidR="005878BF">
        <w:t xml:space="preserve"> </w:t>
      </w:r>
      <w:r w:rsidR="00BC1C5D">
        <w:t>2050</w:t>
      </w:r>
      <w:r>
        <w:t>.</w:t>
      </w:r>
      <w:r w:rsidR="00104308">
        <w:fldChar w:fldCharType="begin"/>
      </w:r>
      <w:r w:rsidR="00104308">
        <w:instrText xml:space="preserve"> ADDIN ZOTERO_ITEM CSL_CITATION {"citationID":"ye3tzMtv","properties":{"formattedCitation":"\\super 8\\nosupersub{}","plainCitation":"8","noteIndex":0},"citationItems":[{"id":303,"uris":["http://zotero.org/users/local/gMmtBwrT/items/85DUHDB5"],"itemData":{"id":303,"type":"report","language":"en","publisher":"International Energy Agency","source":"Zotero","title":"Net Zero Roadmap: A Global Pathway to Keep the 1.5 °C Goal in Reach - 2023 Update","author":[{"family":"IEA","given":""}],"issued":{"date-parts":[["2023"]]}}}],"schema":"https://github.com/citation-style-language/schema/raw/master/csl-citation.json"} </w:instrText>
      </w:r>
      <w:r w:rsidR="00104308">
        <w:fldChar w:fldCharType="separate"/>
      </w:r>
      <w:r w:rsidR="00104308" w:rsidRPr="00104308">
        <w:rPr>
          <w:rFonts w:ascii="Calibri" w:hAnsi="Calibri" w:cs="Calibri"/>
          <w:szCs w:val="24"/>
          <w:vertAlign w:val="superscript"/>
        </w:rPr>
        <w:t>8</w:t>
      </w:r>
      <w:r w:rsidR="00104308">
        <w:fldChar w:fldCharType="end"/>
      </w:r>
      <w:r>
        <w:t xml:space="preserve"> Ammonia, on the other hand, </w:t>
      </w:r>
      <w:r w:rsidR="0025239E">
        <w:t xml:space="preserve">is </w:t>
      </w:r>
      <w:r w:rsidR="004A29D1">
        <w:t>critical</w:t>
      </w:r>
      <w:r w:rsidR="0025239E">
        <w:t xml:space="preserve"> for the production of fertiliser</w:t>
      </w:r>
      <w:r w:rsidR="004A29D1">
        <w:t>s</w:t>
      </w:r>
      <w:del w:id="3" w:author="Microsoft Office User" w:date="2023-10-22T06:33:00Z">
        <w:r w:rsidR="0025239E" w:rsidDel="00861C0D">
          <w:delText xml:space="preserve"> </w:delText>
        </w:r>
        <w:r w:rsidR="006C51C0" w:rsidDel="00861C0D">
          <w:delText>used</w:delText>
        </w:r>
        <w:r w:rsidR="0025239E" w:rsidDel="00861C0D">
          <w:delText xml:space="preserve"> in food production</w:delText>
        </w:r>
      </w:del>
      <w:r w:rsidR="00915D9B">
        <w:t>, ensuring</w:t>
      </w:r>
      <w:r w:rsidR="004A29D1">
        <w:t xml:space="preserve"> global food security</w:t>
      </w:r>
      <w:del w:id="4" w:author="Microsoft Office User" w:date="2023-10-22T06:34:00Z">
        <w:r w:rsidR="0025239E" w:rsidDel="00861C0D">
          <w:delText>.</w:delText>
        </w:r>
      </w:del>
      <w:r w:rsidR="00615EC6">
        <w:fldChar w:fldCharType="begin"/>
      </w:r>
      <w:r w:rsidR="00615EC6">
        <w:instrText xml:space="preserve"> ADDIN ZOTERO_ITEM CSL_CITATION {"citationID":"Lw6L7qR8","properties":{"formattedCitation":"\\super 9\\nosupersub{}","plainCitation":"9","noteIndex":0},"citationItems":[{"id":307,"uris":["http://zotero.org/users/local/gMmtBwrT/items/F3JM8AKV"],"itemData":{"id":307,"type":"article-journal","abstract":"In this paper, we assess energy demand due to fertilizer consumption in the period 1961–2001. Based on historical trends of gross energy requirements, we calculated that in 2001, global energy embedded in fertilizer consumption amounted to 3660 PJ, which represents about 1% of the global energy demand. Total energy demand has increased at an average rate of 3.8% p.a. Drivers behind the trend are rising fertilizer consumption and a shift towards more energy intensive fertilizers. Our results show that despite signiﬁcant energy efﬁciency improvements in fertilizer manufacture (with exception of phosphate fertilizer in the last 20 years) improvements in energy efﬁciency have not been sufﬁcient to offset growing energy demand due to rising fertilizer consumption. Furthermore, we found that speciﬁc energy consumption of ammonia and urea developed in close concordance with the learning curve model, showing progress ratios of 71% for ammonia production and 88% for urea. This suggests an alternative approach for including technological change in energy intensive industries in middle and long-term models dealing with energy consumption and CO2 emissions, while few learning curves exist for energy efﬁciency of end use technologies.","container-title":"Resources, Conservation and Recycling","DOI":"10.1016/j.resconrec.2005.06.004","ISSN":"09213449","issue":"1","journalAbbreviation":"Resources, Conservation and Recycling","language":"en","page":"75-93","source":"DOI.org (Crossref)","title":"Feeding fossil fuels to the soil","volume":"46","author":[{"family":"Ramírez","given":"C.A."},{"family":"Worrell","given":"E."}],"issued":{"date-parts":[["2006",1]]}}}],"schema":"https://github.com/citation-style-language/schema/raw/master/csl-citation.json"} </w:instrText>
      </w:r>
      <w:r w:rsidR="00615EC6">
        <w:fldChar w:fldCharType="separate"/>
      </w:r>
      <w:r w:rsidR="00615EC6" w:rsidRPr="00615EC6">
        <w:rPr>
          <w:rFonts w:ascii="Calibri" w:hAnsi="Calibri" w:cs="Calibri"/>
          <w:szCs w:val="24"/>
          <w:vertAlign w:val="superscript"/>
        </w:rPr>
        <w:t>9</w:t>
      </w:r>
      <w:r w:rsidR="00615EC6">
        <w:fldChar w:fldCharType="end"/>
      </w:r>
      <w:r w:rsidR="009C46C9">
        <w:t xml:space="preserve"> </w:t>
      </w:r>
      <w:ins w:id="5" w:author="Microsoft Office User" w:date="2023-10-22T06:34:00Z">
        <w:r w:rsidR="00861C0D">
          <w:t xml:space="preserve">and could also serve as </w:t>
        </w:r>
      </w:ins>
      <w:del w:id="6" w:author="Microsoft Office User" w:date="2023-10-22T06:34:00Z">
        <w:r w:rsidR="009C46C9" w:rsidDel="00861C0D">
          <w:delText xml:space="preserve">In recent times, ammonia </w:delText>
        </w:r>
        <w:r w:rsidR="00660B8C" w:rsidDel="00861C0D">
          <w:delText>has also been viewed as a</w:delText>
        </w:r>
        <w:r w:rsidR="009C46C9" w:rsidDel="00861C0D">
          <w:delText xml:space="preserve"> potential </w:delText>
        </w:r>
      </w:del>
      <w:r w:rsidR="009C46C9">
        <w:t xml:space="preserve">energy carrier in electricity generation and transportation </w:t>
      </w:r>
      <w:commentRangeStart w:id="7"/>
      <w:r w:rsidR="009C46C9">
        <w:t>applications</w:t>
      </w:r>
      <w:commentRangeEnd w:id="7"/>
      <w:r w:rsidR="00861C0D">
        <w:rPr>
          <w:rStyle w:val="CommentReference"/>
          <w:rFonts w:cstheme="minorBidi"/>
          <w:w w:val="100"/>
        </w:rPr>
        <w:commentReference w:id="7"/>
      </w:r>
      <w:r w:rsidR="009C46C9">
        <w:t xml:space="preserve">. </w:t>
      </w:r>
      <w:ins w:id="8" w:author="Microsoft Office User" w:date="2023-10-22T06:35:00Z">
        <w:r w:rsidR="00861C0D">
          <w:t>These needs</w:t>
        </w:r>
      </w:ins>
      <w:del w:id="9" w:author="Microsoft Office User" w:date="2023-10-22T06:35:00Z">
        <w:r w:rsidR="00660B8C" w:rsidDel="00861C0D">
          <w:delText>The g</w:delText>
        </w:r>
        <w:r w:rsidR="009C46C9" w:rsidDel="00861C0D">
          <w:delText xml:space="preserve">rowing population and </w:delText>
        </w:r>
        <w:r w:rsidR="002D55C2" w:rsidDel="00861C0D">
          <w:delText>expanding</w:delText>
        </w:r>
        <w:r w:rsidR="009C46C9" w:rsidDel="00861C0D">
          <w:delText xml:space="preserve"> potential use cases of ammonia</w:delText>
        </w:r>
      </w:del>
      <w:r w:rsidR="009C46C9">
        <w:t xml:space="preserve"> have led to an estimated demand of approximately 355 Mt </w:t>
      </w:r>
      <w:r w:rsidR="0035653E">
        <w:t>per year</w:t>
      </w:r>
      <w:r w:rsidR="009C46C9">
        <w:t xml:space="preserve"> in 2050</w:t>
      </w:r>
      <w:r w:rsidR="00966E56">
        <w:t>,</w:t>
      </w:r>
      <w:r w:rsidR="009C46C9">
        <w:t xml:space="preserve"> compared to its current demand of 185 Mt.</w:t>
      </w:r>
      <w:r w:rsidR="005E4382">
        <w:fldChar w:fldCharType="begin"/>
      </w:r>
      <w:r w:rsidR="005E4382">
        <w:instrText xml:space="preserve"> ADDIN ZOTERO_ITEM CSL_CITATION {"citationID":"mrcRWl9Z","properties":{"formattedCitation":"\\super 10\\nosupersub{}","plainCitation":"10","noteIndex":0},"citationItems":[{"id":308,"uris":["http://zotero.org/users/local/gMmtBwrT/items/JH2Y96D5"],"itemData":{"id":308,"type":"report","publisher":"International Energy Agency","title":"Ammonia Technology Roadmap: Towards more sustainable nitrogen fertiliser production","author":[{"family":"IEA","given":""}],"issued":{"date-parts":[["2021"]]}}}],"schema":"https://github.com/citation-style-language/schema/raw/master/csl-citation.json"} </w:instrText>
      </w:r>
      <w:r w:rsidR="005E4382">
        <w:fldChar w:fldCharType="separate"/>
      </w:r>
      <w:r w:rsidR="005E4382" w:rsidRPr="005E4382">
        <w:rPr>
          <w:rFonts w:ascii="Calibri" w:hAnsi="Calibri" w:cs="Calibri"/>
          <w:szCs w:val="24"/>
          <w:vertAlign w:val="superscript"/>
        </w:rPr>
        <w:t>10</w:t>
      </w:r>
      <w:r w:rsidR="005E4382">
        <w:fldChar w:fldCharType="end"/>
      </w:r>
      <w:r w:rsidR="00D32AB3">
        <w:t xml:space="preserve"> </w:t>
      </w:r>
      <w:r w:rsidR="00BF1E51">
        <w:t>Similar</w:t>
      </w:r>
      <w:r w:rsidR="00EB2B16">
        <w:t>ly</w:t>
      </w:r>
      <w:r w:rsidR="00BF1E51">
        <w:t xml:space="preserve">, </w:t>
      </w:r>
      <w:r w:rsidR="00EB2B16">
        <w:t xml:space="preserve">the demand of </w:t>
      </w:r>
      <w:r w:rsidR="00BF1E51">
        <w:t>methanol</w:t>
      </w:r>
      <w:ins w:id="10" w:author="Microsoft Office User" w:date="2023-10-22T06:36:00Z">
        <w:r w:rsidR="00861C0D">
          <w:t xml:space="preserve"> (</w:t>
        </w:r>
      </w:ins>
      <w:del w:id="11" w:author="Microsoft Office User" w:date="2023-10-22T06:36:00Z">
        <w:r w:rsidR="00EB2B16" w:rsidDel="00861C0D">
          <w:delText>,</w:delText>
        </w:r>
        <w:r w:rsidR="00BF1E51" w:rsidDel="00861C0D">
          <w:delText xml:space="preserve"> </w:delText>
        </w:r>
        <w:r w:rsidR="00D27135" w:rsidDel="00861C0D">
          <w:delText>currently produced at a volume</w:delText>
        </w:r>
        <w:r w:rsidR="00877E74" w:rsidDel="00861C0D">
          <w:delText xml:space="preserve"> of</w:delText>
        </w:r>
        <w:r w:rsidR="00EB2B16" w:rsidDel="00861C0D">
          <w:delText xml:space="preserve"> </w:delText>
        </w:r>
      </w:del>
      <w:r w:rsidR="00EB2B16">
        <w:t>100 Mt per year</w:t>
      </w:r>
      <w:ins w:id="12" w:author="Microsoft Office User" w:date="2023-10-22T06:36:00Z">
        <w:r w:rsidR="00861C0D">
          <w:t>)</w:t>
        </w:r>
      </w:ins>
      <w:r w:rsidR="00F500CC">
        <w:t>,</w:t>
      </w:r>
      <w:r w:rsidR="00EB2B16">
        <w:t xml:space="preserve"> is projected to increase </w:t>
      </w:r>
      <w:r w:rsidR="009C4EE4">
        <w:t>fivefold</w:t>
      </w:r>
      <w:r w:rsidR="00823A6A">
        <w:t xml:space="preserve"> by</w:t>
      </w:r>
      <w:r w:rsidR="00EB2B16">
        <w:t xml:space="preserve"> 2050.</w:t>
      </w:r>
      <w:r w:rsidR="00EF3FED">
        <w:fldChar w:fldCharType="begin"/>
      </w:r>
      <w:r w:rsidR="00EF3FED">
        <w:instrText xml:space="preserve"> ADDIN ZOTERO_ITEM CSL_CITATION {"citationID":"lxcJENHT","properties":{"formattedCitation":"\\super 11,12\\nosupersub{}","plainCitation":"11,12","noteIndex":0},"citationItems":[{"id":310,"uris":["http://zotero.org/users/local/gMmtBwrT/items/6ZUU5CH7"],"itemData":{"id":310,"type":"report","publisher":"International Renewable Energy Agency","title":"Global Renewables Outlook: Energy transformation 2050","author":[{"family":"IRENA","given":""}],"issued":{"date-parts":[["2020"]]}}},{"id":309,"uris":["http://zotero.org/users/local/gMmtBwrT/items/9WE979RQ"],"itemData":{"id":309,"type":"report","publisher":"International Renewable Energy Agency","title":"Innovation Outlook: Renewable Methanol","author":[{"family":"IRENA","given":""}],"issued":{"date-parts":[["2021"]]}}}],"schema":"https://github.com/citation-style-language/schema/raw/master/csl-citation.json"} </w:instrText>
      </w:r>
      <w:r w:rsidR="00EF3FED">
        <w:fldChar w:fldCharType="separate"/>
      </w:r>
      <w:r w:rsidR="00EF3FED" w:rsidRPr="00EF3FED">
        <w:rPr>
          <w:rFonts w:ascii="Calibri" w:hAnsi="Calibri" w:cs="Calibri"/>
          <w:szCs w:val="24"/>
          <w:vertAlign w:val="superscript"/>
        </w:rPr>
        <w:t>11,12</w:t>
      </w:r>
      <w:r w:rsidR="00EF3FED">
        <w:fldChar w:fldCharType="end"/>
      </w:r>
      <w:r w:rsidR="00EB2B16">
        <w:t xml:space="preserve"> Methanol is primarily used as a fuel or fuel additive owing to its cleaner combustion and lower emissions </w:t>
      </w:r>
      <w:r w:rsidR="00446102">
        <w:t>compared</w:t>
      </w:r>
      <w:r w:rsidR="00EC4229">
        <w:t xml:space="preserve"> </w:t>
      </w:r>
      <w:r w:rsidR="00EB2B16">
        <w:t xml:space="preserve">to </w:t>
      </w:r>
      <w:ins w:id="13" w:author="Microsoft Office User" w:date="2023-10-22T06:36:00Z">
        <w:r w:rsidR="00861C0D">
          <w:t>other carbon</w:t>
        </w:r>
      </w:ins>
      <w:del w:id="14" w:author="Microsoft Office User" w:date="2023-10-22T06:36:00Z">
        <w:r w:rsidR="00EB2B16" w:rsidDel="00861C0D">
          <w:delText>fossil</w:delText>
        </w:r>
      </w:del>
      <w:r w:rsidR="00EB2B16">
        <w:t xml:space="preserve"> fuels.</w:t>
      </w:r>
      <w:r w:rsidR="009E339E">
        <w:fldChar w:fldCharType="begin"/>
      </w:r>
      <w:r w:rsidR="009E339E">
        <w:instrText xml:space="preserve"> ADDIN ZOTERO_ITEM CSL_CITATION {"citationID":"Flciw3oA","properties":{"formattedCitation":"\\super 13\\nosupersub{}","plainCitation":"13","noteIndex":0},"citationItems":[{"id":312,"uris":["http://zotero.org/users/local/gMmtBwrT/items/DBZQL29X"],"itemData":{"id":312,"type":"article-journal","abstract":"Climate change and the unsustainability of fossil fuels are calling for cleaner energies such as methanol as a fuel. Methanol is one of the simplest molecules for energy storage and is utilized to generate a wide range of products. Since methanol can be produced from biomass, numerous countries could produce and utilize biomethanol. Here, we review methanol production processes, techno-economy, and environmental viability. Lignocellulosic biomass with a high cellulose and hemicellulose content is highly suitable for gasification-based biomethanol production. Compared to fossil fuels, the combustion of biomethanol reduces nitrogen oxide emissions by up to 80%, carbon dioxide emissions by up to 95%, and eliminates sulphur oxide emission. The cost and yield of biomethanol largely depend on feedstock characteristics, initial investment, and plant location. The use of biomethanol as complementary fuel with diesel, natural gas, and dimethyl ether is beneficial in terms of fuel economy, thermal efficiency, and reduction in greenhouse gas emissions.","container-title":"Environmental Chemistry Letters","DOI":"10.1007/s10311-022-01485-y","ISSN":"1610-3653, 1610-3661","issue":"6","journalAbbreviation":"Environ Chem Lett","language":"en","page":"3525-3554","source":"DOI.org (Crossref)","title":"Methanol fuel production, utilization, and techno-economy: a review","title-short":"Methanol fuel production, utilization, and techno-economy","volume":"20","author":[{"family":"Deka","given":"Tanmay J."},{"family":"Osman","given":"Ahmed I."},{"family":"Baruah","given":"Debendra C."},{"family":"Rooney","given":"David W."}],"issued":{"date-parts":[["2022",12]]}}}],"schema":"https://github.com/citation-style-language/schema/raw/master/csl-citation.json"} </w:instrText>
      </w:r>
      <w:r w:rsidR="009E339E">
        <w:fldChar w:fldCharType="separate"/>
      </w:r>
      <w:r w:rsidR="009E339E" w:rsidRPr="009E339E">
        <w:rPr>
          <w:rFonts w:ascii="Calibri" w:hAnsi="Calibri" w:cs="Calibri"/>
          <w:szCs w:val="24"/>
          <w:vertAlign w:val="superscript"/>
        </w:rPr>
        <w:t>13</w:t>
      </w:r>
      <w:r w:rsidR="009E339E">
        <w:fldChar w:fldCharType="end"/>
      </w:r>
    </w:p>
    <w:p w14:paraId="08AC456B" w14:textId="24655861" w:rsidR="00890CB3" w:rsidRDefault="00FF3692" w:rsidP="00ED0E9B">
      <w:pPr>
        <w:pStyle w:val="RSCB02ArticleText"/>
        <w:ind w:firstLine="284"/>
      </w:pPr>
      <w:r>
        <w:t xml:space="preserve">Currently, </w:t>
      </w:r>
      <w:r w:rsidR="004F7D4E">
        <w:t>96</w:t>
      </w:r>
      <w:r>
        <w:t xml:space="preserve">% of hydrogen </w:t>
      </w:r>
      <w:ins w:id="15" w:author="Microsoft Office User" w:date="2023-10-22T06:39:00Z">
        <w:r w:rsidR="00861C0D">
          <w:t>originates from</w:t>
        </w:r>
      </w:ins>
      <w:del w:id="16" w:author="Microsoft Office User" w:date="2023-10-22T06:39:00Z">
        <w:r w:rsidDel="00861C0D">
          <w:delText xml:space="preserve">is produced from </w:delText>
        </w:r>
        <w:r w:rsidR="00E10590" w:rsidDel="00861C0D">
          <w:delText xml:space="preserve">the </w:delText>
        </w:r>
        <w:r w:rsidR="006B026A" w:rsidDel="00861C0D">
          <w:delText>reforming of</w:delText>
        </w:r>
      </w:del>
      <w:r w:rsidR="006B026A">
        <w:t xml:space="preserve"> fossil </w:t>
      </w:r>
      <w:r w:rsidR="00E84774">
        <w:t>feedstocks</w:t>
      </w:r>
      <w:r w:rsidR="0064320B">
        <w:t>,</w:t>
      </w:r>
      <w:r>
        <w:t xml:space="preserve"> leading to </w:t>
      </w:r>
      <w:r w:rsidR="00220459">
        <w:t>457</w:t>
      </w:r>
      <w:r w:rsidR="0064320B">
        <w:t> </w:t>
      </w:r>
      <w:r>
        <w:t>Mt</w:t>
      </w:r>
      <w:r w:rsidR="0064320B">
        <w:t> </w:t>
      </w:r>
      <w:r>
        <w:t>CO</w:t>
      </w:r>
      <w:r w:rsidRPr="001B0F9C">
        <w:rPr>
          <w:vertAlign w:val="subscript"/>
        </w:rPr>
        <w:t>2</w:t>
      </w:r>
      <w:r>
        <w:t xml:space="preserve"> emissions</w:t>
      </w:r>
      <w:r w:rsidR="0064320B">
        <w:t xml:space="preserve"> per year</w:t>
      </w:r>
      <w:r>
        <w:t xml:space="preserve"> (</w:t>
      </w:r>
      <w:commentRangeStart w:id="17"/>
      <w:r>
        <w:t>Fig 1</w:t>
      </w:r>
      <w:commentRangeEnd w:id="17"/>
      <w:r w:rsidR="00861C0D">
        <w:rPr>
          <w:rStyle w:val="CommentReference"/>
          <w:rFonts w:cstheme="minorBidi"/>
          <w:w w:val="100"/>
        </w:rPr>
        <w:commentReference w:id="17"/>
      </w:r>
      <w:r>
        <w:t>)</w:t>
      </w:r>
      <w:r w:rsidR="00B321DC">
        <w:t>.</w:t>
      </w:r>
      <w:r w:rsidR="000B476D">
        <w:fldChar w:fldCharType="begin"/>
      </w:r>
      <w:r w:rsidR="000B476D">
        <w:instrText xml:space="preserve"> ADDIN ZOTERO_ITEM CSL_CITATION {"citationID":"Yl86pLlD","properties":{"formattedCitation":"\\super 8\\nosupersub{}","plainCitation":"8","noteIndex":0},"citationItems":[{"id":303,"uris":["http://zotero.org/users/local/gMmtBwrT/items/85DUHDB5"],"itemData":{"id":303,"type":"report","language":"en","publisher":"International Energy Agency","source":"Zotero","title":"Net Zero Roadmap: A Global Pathway to Keep the 1.5 °C Goal in Reach - 2023 Update","author":[{"family":"IEA","given":""}],"issued":{"date-parts":[["2023"]]}}}],"schema":"https://github.com/citation-style-language/schema/raw/master/csl-citation.json"} </w:instrText>
      </w:r>
      <w:r w:rsidR="000B476D">
        <w:fldChar w:fldCharType="separate"/>
      </w:r>
      <w:r w:rsidR="000B476D" w:rsidRPr="000B476D">
        <w:rPr>
          <w:rFonts w:ascii="Calibri" w:hAnsi="Calibri" w:cs="Calibri"/>
          <w:szCs w:val="24"/>
          <w:vertAlign w:val="superscript"/>
        </w:rPr>
        <w:t>8</w:t>
      </w:r>
      <w:r w:rsidR="000B476D">
        <w:fldChar w:fldCharType="end"/>
      </w:r>
      <w:r>
        <w:t xml:space="preserve"> </w:t>
      </w:r>
      <w:r w:rsidR="00B321DC">
        <w:t xml:space="preserve">These emissions account only for </w:t>
      </w:r>
      <w:r w:rsidR="0064320B">
        <w:t xml:space="preserve">hydrogen produced for </w:t>
      </w:r>
      <w:r>
        <w:t xml:space="preserve">refining </w:t>
      </w:r>
      <w:r w:rsidR="004A01C8">
        <w:t xml:space="preserve">processes </w:t>
      </w:r>
      <w:r>
        <w:t>to avoid double counting f</w:t>
      </w:r>
      <w:r w:rsidR="00B321DC">
        <w:t>rom</w:t>
      </w:r>
      <w:r>
        <w:t xml:space="preserve"> </w:t>
      </w:r>
      <w:r w:rsidR="004A01C8">
        <w:t>ammonia and methanol production</w:t>
      </w:r>
      <w:r>
        <w:t xml:space="preserve">. </w:t>
      </w:r>
      <w:ins w:id="18" w:author="Microsoft Office User" w:date="2023-10-22T06:38:00Z">
        <w:r w:rsidR="00861C0D">
          <w:t>In fact, a</w:t>
        </w:r>
      </w:ins>
      <w:del w:id="19" w:author="Microsoft Office User" w:date="2023-10-22T06:38:00Z">
        <w:r w:rsidDel="00861C0D">
          <w:delText>A</w:delText>
        </w:r>
      </w:del>
      <w:r>
        <w:t xml:space="preserve">round </w:t>
      </w:r>
      <w:r w:rsidR="00AD4FE3">
        <w:t>43</w:t>
      </w:r>
      <w:r>
        <w:t xml:space="preserve">% of hydrogen is </w:t>
      </w:r>
      <w:r w:rsidR="00B61F69">
        <w:t>utilised</w:t>
      </w:r>
      <w:r>
        <w:t xml:space="preserve"> for refining, </w:t>
      </w:r>
      <w:r w:rsidR="00AD4FE3">
        <w:t>52</w:t>
      </w:r>
      <w:r>
        <w:t xml:space="preserve">% for ammonia and methanol production, and </w:t>
      </w:r>
      <w:r w:rsidR="004A01C8">
        <w:t>the rest for other applications</w:t>
      </w:r>
      <w:r>
        <w:t>.</w:t>
      </w:r>
      <w:r w:rsidR="00CE1D19">
        <w:fldChar w:fldCharType="begin"/>
      </w:r>
      <w:r w:rsidR="00CE1D19">
        <w:instrText xml:space="preserve"> ADDIN ZOTERO_ITEM CSL_CITATION {"citationID":"fOwcjwnx","properties":{"formattedCitation":"\\super 8\\nosupersub{}","plainCitation":"8","noteIndex":0},"citationItems":[{"id":303,"uris":["http://zotero.org/users/local/gMmtBwrT/items/85DUHDB5"],"itemData":{"id":303,"type":"report","language":"en","publisher":"International Energy Agency","source":"Zotero","title":"Net Zero Roadmap: A Global Pathway to Keep the 1.5 °C Goal in Reach - 2023 Update","author":[{"family":"IEA","given":""}],"issued":{"date-parts":[["2023"]]}}}],"schema":"https://github.com/citation-style-language/schema/raw/master/csl-citation.json"} </w:instrText>
      </w:r>
      <w:r w:rsidR="00CE1D19">
        <w:fldChar w:fldCharType="separate"/>
      </w:r>
      <w:r w:rsidR="00CE1D19" w:rsidRPr="00CE1D19">
        <w:rPr>
          <w:rFonts w:ascii="Calibri" w:hAnsi="Calibri" w:cs="Calibri"/>
          <w:szCs w:val="24"/>
          <w:vertAlign w:val="superscript"/>
        </w:rPr>
        <w:t>8</w:t>
      </w:r>
      <w:r w:rsidR="00CE1D19">
        <w:fldChar w:fldCharType="end"/>
      </w:r>
      <w:r>
        <w:t xml:space="preserve"> </w:t>
      </w:r>
      <w:r w:rsidR="004A01C8">
        <w:t>Conventionally, hydrogen is produced from steam methane reforming (SMR) at high temperature</w:t>
      </w:r>
      <w:r w:rsidR="00220255">
        <w:t>s</w:t>
      </w:r>
      <w:r w:rsidR="004A01C8">
        <w:t xml:space="preserve"> </w:t>
      </w:r>
      <w:r w:rsidR="00220255">
        <w:t xml:space="preserve">of around </w:t>
      </w:r>
      <w:r w:rsidR="00934FEE">
        <w:t>700–800</w:t>
      </w:r>
      <w:r w:rsidR="00220255">
        <w:t> </w:t>
      </w:r>
      <w:r w:rsidR="00220255" w:rsidRPr="00FF6B2D">
        <w:t>°C</w:t>
      </w:r>
      <w:r w:rsidR="007D6C31">
        <w:t>.</w:t>
      </w:r>
      <w:r w:rsidR="001B51B3">
        <w:fldChar w:fldCharType="begin"/>
      </w:r>
      <w:r w:rsidR="001B51B3">
        <w:instrText xml:space="preserve"> ADDIN ZOTERO_ITEM CSL_CITATION {"citationID":"7FCw0Lwv","properties":{"formattedCitation":"\\super 7\\nosupersub{}","plainCitation":"7","noteIndex":0},"citationItems":[{"id":87,"uris":["http://zotero.org/users/local/gMmtBwrT/items/K2H3HWT8"],"itemData":{"id":87,"type":"article-journal","abstract":"Different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1B51B3">
        <w:fldChar w:fldCharType="separate"/>
      </w:r>
      <w:r w:rsidR="001B51B3" w:rsidRPr="001B51B3">
        <w:rPr>
          <w:rFonts w:ascii="Calibri" w:hAnsi="Calibri" w:cs="Calibri"/>
          <w:szCs w:val="24"/>
          <w:vertAlign w:val="superscript"/>
        </w:rPr>
        <w:t>7</w:t>
      </w:r>
      <w:r w:rsidR="001B51B3">
        <w:fldChar w:fldCharType="end"/>
      </w:r>
      <w:r w:rsidR="007D6C31">
        <w:t xml:space="preserve"> Green hydrogen production is achievable through the electrolysis of water powered by renewable electricity sources</w:t>
      </w:r>
      <w:r w:rsidR="00164865">
        <w:t>,</w:t>
      </w:r>
      <w:r w:rsidR="007D6C31">
        <w:t xml:space="preserve"> such as wind or solar.</w:t>
      </w:r>
      <w:r w:rsidR="00D7609C">
        <w:fldChar w:fldCharType="begin"/>
      </w:r>
      <w:r w:rsidR="00D7609C">
        <w:instrText xml:space="preserve"> ADDIN ZOTERO_ITEM CSL_CITATION {"citationID":"w5qBokOr","properties":{"formattedCitation":"\\super 7\\nosupersub{}","plainCitation":"7","noteIndex":0},"citationItems":[{"id":87,"uris":["http://zotero.org/users/local/gMmtBwrT/items/K2H3HWT8"],"itemData":{"id":87,"type":"article-journal","abstract":"Different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D7609C">
        <w:fldChar w:fldCharType="separate"/>
      </w:r>
      <w:r w:rsidR="00D7609C" w:rsidRPr="00D7609C">
        <w:rPr>
          <w:rFonts w:ascii="Calibri" w:hAnsi="Calibri" w:cs="Calibri"/>
          <w:szCs w:val="24"/>
          <w:vertAlign w:val="superscript"/>
        </w:rPr>
        <w:t>7</w:t>
      </w:r>
      <w:r w:rsidR="00D7609C">
        <w:fldChar w:fldCharType="end"/>
      </w:r>
      <w:r w:rsidR="007D6C31">
        <w:t xml:space="preserve"> This alternative</w:t>
      </w:r>
      <w:r w:rsidR="002C484B">
        <w:t xml:space="preserve"> pathway</w:t>
      </w:r>
      <w:r w:rsidR="007D6C31">
        <w:t xml:space="preserve"> is currently the </w:t>
      </w:r>
      <w:r w:rsidR="00491A60">
        <w:t xml:space="preserve">most feasible </w:t>
      </w:r>
      <w:r w:rsidR="002C484B">
        <w:t>low</w:t>
      </w:r>
      <w:r w:rsidR="002C484B">
        <w:noBreakHyphen/>
      </w:r>
      <w:r w:rsidR="0076272D">
        <w:t>carbon</w:t>
      </w:r>
      <w:r w:rsidR="002C484B">
        <w:t xml:space="preserve"> scheme</w:t>
      </w:r>
      <w:r w:rsidR="007D6C31">
        <w:t>.</w:t>
      </w:r>
      <w:r w:rsidR="0076272D">
        <w:t xml:space="preserve"> </w:t>
      </w:r>
      <w:r w:rsidR="00D1080F">
        <w:t xml:space="preserve">On </w:t>
      </w:r>
      <w:r w:rsidR="00D1080F">
        <w:lastRenderedPageBreak/>
        <w:t>the other hand, h</w:t>
      </w:r>
      <w:r w:rsidR="0076272D">
        <w:t>ydrogen can also be produced from renewable feedstock</w:t>
      </w:r>
      <w:r w:rsidR="00164865">
        <w:t>,</w:t>
      </w:r>
      <w:r w:rsidR="0076272D">
        <w:t xml:space="preserve"> such as biomass</w:t>
      </w:r>
      <w:r w:rsidR="00164865">
        <w:t>,</w:t>
      </w:r>
      <w:r w:rsidR="0076272D">
        <w:t xml:space="preserve"> </w:t>
      </w:r>
      <w:r w:rsidR="0076272D">
        <w:rPr>
          <w:i/>
        </w:rPr>
        <w:t xml:space="preserve">via </w:t>
      </w:r>
      <w:r w:rsidR="0076272D">
        <w:t>gasification.</w:t>
      </w:r>
      <w:r w:rsidR="00F83B32">
        <w:fldChar w:fldCharType="begin"/>
      </w:r>
      <w:r w:rsidR="00F83B32">
        <w:instrText xml:space="preserve"> ADDIN ZOTERO_ITEM CSL_CITATION {"citationID":"4qOTFtjw","properties":{"formattedCitation":"\\super 14\\nosupersub{}","plainCitation":"14","noteIndex":0},"citationItems":[{"id":208,"uris":["http://zotero.org/users/local/gMmtBwrT/items/PMK5WKFD"],"itemData":{"id":208,"type":"article-journal","abstract":"The present work comprehensively covers the literature that describes the thermochemical techniques of hydrogen production from biomass. This survey highlights the current approaches, relevant methods, technologies and resources adopted for high yield hydrogen production. Prominent thermochemical methods i.e. pyrolysis, gasiﬁcation, supercritical water gasiﬁcation, hydrothermal upgrading followed by steam gasiﬁcation, bio-oil reforming, and pyrolysis inline reforming have been discussed thoroughly in view of the current research trend and latest emerging technologies. Inﬂuences of important factors and parameters on hydrogen yield, such as biomass type, temperature, steam to biomass ratio, retention time, biomass particle size, heating rate, etc. have also been extensively studied. Catalyst is a vital integrant that has received enough attention due to its encouraging inﬂuence on hydrogen production. Literature conﬁrms that hydrogen obtained from biomass has high-energy efﬁciency and potential to reduce greenhouse gases hence, it deserves versatile applications in the coming future. The study also reveals that hydrogen production through steam reforming, pyrolysis, and inline reforming deliver a considerable amount of hydrogen from biomass with higher process efﬁciency. It has been identiﬁed that higher temperature, suitable steam to biomass ratio and catalyst type favor useful hydrogen yield. Nevertheless, hydrogen is not readily available in the sufﬁcient amount and production cost is still high. Tar generation during thermochemical processing of biomass is also a concern and requires consistent efforts to minimize it.","container-title":"International Journal of Hydrogen Energy","DOI":"10.1016/j.ijhydene.2019.08.031","ISSN":"03603199","issue":"47","journalAbbreviation":"International Journal of Hydrogen Energy","language":"en","page":"25384-25415","source":"DOI.org (Crossref)","title":"Recent progress in thermochemical techniques to produce hydrogen gas from biomass: A state of the art review","title-short":"Recent progress in thermochemical techniques to produce hydrogen gas from biomass","volume":"44","author":[{"family":"Pandey","given":"Bhoopendra"},{"family":"Prajapati","given":"Yogesh K."},{"family":"Sheth","given":"Pratik N."}],"issued":{"date-parts":[["2019",10]]}}}],"schema":"https://github.com/citation-style-language/schema/raw/master/csl-citation.json"} </w:instrText>
      </w:r>
      <w:r w:rsidR="00F83B32">
        <w:fldChar w:fldCharType="separate"/>
      </w:r>
      <w:r w:rsidR="00F83B32" w:rsidRPr="00F83B32">
        <w:rPr>
          <w:rFonts w:ascii="Calibri" w:hAnsi="Calibri" w:cs="Calibri"/>
          <w:szCs w:val="24"/>
          <w:vertAlign w:val="superscript"/>
        </w:rPr>
        <w:t>14</w:t>
      </w:r>
      <w:r w:rsidR="00F83B32">
        <w:fldChar w:fldCharType="end"/>
      </w:r>
      <w:r w:rsidR="00890CB3">
        <w:br w:type="page"/>
      </w:r>
    </w:p>
    <w:p w14:paraId="1EF7DE74" w14:textId="752C4801" w:rsidR="00DA133A" w:rsidRDefault="00824960" w:rsidP="006B2ABE">
      <w:pPr>
        <w:pStyle w:val="RSCB04AHeadingSection"/>
        <w:spacing w:after="0"/>
        <w:jc w:val="center"/>
      </w:pPr>
      <w:r>
        <w:rPr>
          <w:noProof/>
        </w:rPr>
        <w:lastRenderedPageBreak/>
        <w:drawing>
          <wp:inline distT="0" distB="0" distL="0" distR="0" wp14:anchorId="3ED33FCE" wp14:editId="41BDCD43">
            <wp:extent cx="3162300" cy="2184400"/>
            <wp:effectExtent l="0" t="0" r="0" b="0"/>
            <wp:docPr id="620704694" name="Picture 1" descr="A graph of different types of chemical sub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4694" name="Picture 1" descr="A graph of different types of chemical substances&#10;&#10;Description automatically generated with medium confidence"/>
                    <pic:cNvPicPr/>
                  </pic:nvPicPr>
                  <pic:blipFill>
                    <a:blip r:embed="rId21"/>
                    <a:stretch>
                      <a:fillRect/>
                    </a:stretch>
                  </pic:blipFill>
                  <pic:spPr>
                    <a:xfrm>
                      <a:off x="0" y="0"/>
                      <a:ext cx="3162300" cy="2184400"/>
                    </a:xfrm>
                    <a:prstGeom prst="rect">
                      <a:avLst/>
                    </a:prstGeom>
                  </pic:spPr>
                </pic:pic>
              </a:graphicData>
            </a:graphic>
          </wp:inline>
        </w:drawing>
      </w:r>
    </w:p>
    <w:p w14:paraId="79342271" w14:textId="4668018C" w:rsidR="00DA133A" w:rsidRPr="00022BE9" w:rsidRDefault="00DA133A" w:rsidP="00022BE9">
      <w:pPr>
        <w:pStyle w:val="RSCI01FigureSchemeChartwithbottombar"/>
      </w:pPr>
      <w:r w:rsidRPr="00022BE9">
        <w:t>Fig.</w:t>
      </w:r>
      <w:r w:rsidR="00022BE9">
        <w:t> </w:t>
      </w:r>
      <w:r w:rsidRPr="00022BE9">
        <w:t>1</w:t>
      </w:r>
      <w:r w:rsidR="00022BE9">
        <w:t xml:space="preserve"> Global CO</w:t>
      </w:r>
      <w:r w:rsidR="00022BE9" w:rsidRPr="00C00B1A">
        <w:rPr>
          <w:vertAlign w:val="subscript"/>
        </w:rPr>
        <w:t>2</w:t>
      </w:r>
      <w:r w:rsidR="00022BE9">
        <w:t xml:space="preserve"> emissions associated with primary chemicals.</w:t>
      </w:r>
      <w:ins w:id="20" w:author="Microsoft Office User" w:date="2023-10-22T06:40:00Z">
        <w:r w:rsidR="00861C0D">
          <w:t xml:space="preserve"> Only emissions related to refining are displayed for </w:t>
        </w:r>
      </w:ins>
      <w:ins w:id="21" w:author="Microsoft Office User" w:date="2023-10-22T06:41:00Z">
        <w:r w:rsidR="00861C0D">
          <w:t>hydrogen, as it is used in the production of ammonia and methanol.</w:t>
        </w:r>
      </w:ins>
      <w:del w:id="22" w:author="Microsoft Office User" w:date="2023-10-22T06:41:00Z">
        <w:r w:rsidR="00022BE9" w:rsidDel="00861C0D">
          <w:delText xml:space="preserve"> It should be noted that for hydrogen, only emissions related to </w:delText>
        </w:r>
        <w:r w:rsidR="0045329C" w:rsidDel="00861C0D">
          <w:delText>refining</w:delText>
        </w:r>
        <w:r w:rsidR="00377383" w:rsidDel="00861C0D">
          <w:delText xml:space="preserve"> are displayed</w:delText>
        </w:r>
        <w:r w:rsidR="00022BE9" w:rsidDel="00861C0D">
          <w:delText>.</w:delText>
        </w:r>
      </w:del>
    </w:p>
    <w:p w14:paraId="74FC7197" w14:textId="40C2FBA4" w:rsidR="006219D5" w:rsidRDefault="00266E52" w:rsidP="00266E52">
      <w:pPr>
        <w:pStyle w:val="RSCB02ArticleText"/>
        <w:ind w:firstLine="284"/>
      </w:pPr>
      <w:r>
        <w:t xml:space="preserve">Similarly, </w:t>
      </w:r>
      <w:r w:rsidR="00E476B5">
        <w:t>conventional</w:t>
      </w:r>
      <w:r w:rsidR="003A4A79">
        <w:t xml:space="preserve"> ammonia production requires steam reforming of natural gas to produce hydrogen. This fossil hydrogen is then combined with nitrogen in the Haber</w:t>
      </w:r>
      <w:r w:rsidR="003A4A79">
        <w:noBreakHyphen/>
        <w:t>Bosch process over iron</w:t>
      </w:r>
      <w:r w:rsidR="003A4A79">
        <w:noBreakHyphen/>
        <w:t>based catalysts to produce ammonia.</w:t>
      </w:r>
      <w:r w:rsidR="00882CF8">
        <w:fldChar w:fldCharType="begin"/>
      </w:r>
      <w:r w:rsidR="00882CF8">
        <w:instrText xml:space="preserve"> ADDIN ZOTERO_ITEM CSL_CITATION {"citationID":"xDHKUeEq","properties":{"formattedCitation":"\\super 15\\nosupersub{}","plainCitation":"15","noteIndex":0},"citationItems":[{"id":316,"uris":["http://zotero.org/users/local/gMmtBwrT/items/NRTXWKP4"],"itemData":{"id":316,"type":"article-journal","abstract":"Due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 2699-9412","issue":"1","journalAbbreviation":"Adv Energy and Sustain Res","language":"en","page":"2000043","source":"DOI.org (Crossref)","title":"Development and Recent Progress on Ammonia Synthesis Catalysts for Haber–Bosch Process","volume":"2","author":[{"family":"Humphreys","given":"John"},{"family":"Lan","given":"Rong"},{"family":"Tao","given":"Shanwen"}],"issued":{"date-parts":[["2021",1]]}}}],"schema":"https://github.com/citation-style-language/schema/raw/master/csl-citation.json"} </w:instrText>
      </w:r>
      <w:r w:rsidR="00882CF8">
        <w:fldChar w:fldCharType="separate"/>
      </w:r>
      <w:r w:rsidR="00882CF8" w:rsidRPr="00882CF8">
        <w:rPr>
          <w:rFonts w:ascii="Calibri" w:hAnsi="Calibri" w:cs="Calibri"/>
          <w:szCs w:val="24"/>
          <w:vertAlign w:val="superscript"/>
        </w:rPr>
        <w:t>15</w:t>
      </w:r>
      <w:r w:rsidR="00882CF8">
        <w:fldChar w:fldCharType="end"/>
      </w:r>
      <w:r w:rsidR="003A4A79">
        <w:t xml:space="preserve"> </w:t>
      </w:r>
      <w:r w:rsidR="00BB20D7">
        <w:t>Approximately</w:t>
      </w:r>
      <w:r w:rsidR="003A4A79">
        <w:t xml:space="preserve"> 60 to 70% of ammonia is produced </w:t>
      </w:r>
      <w:r w:rsidR="003A4A79" w:rsidRPr="00E476B5">
        <w:rPr>
          <w:i/>
        </w:rPr>
        <w:t>via</w:t>
      </w:r>
      <w:r w:rsidR="003A4A79">
        <w:t xml:space="preserve"> this energy</w:t>
      </w:r>
      <w:r w:rsidR="003A4A79">
        <w:noBreakHyphen/>
        <w:t xml:space="preserve">intensive route </w:t>
      </w:r>
      <w:r w:rsidR="002C3573">
        <w:t xml:space="preserve">at high pressures </w:t>
      </w:r>
      <w:r w:rsidR="003A4A79">
        <w:t>(</w:t>
      </w:r>
      <w:r w:rsidR="004A7FA3">
        <w:t>150–250 bar</w:t>
      </w:r>
      <w:r w:rsidR="002C3573">
        <w:t>)</w:t>
      </w:r>
      <w:r w:rsidR="00E476B5">
        <w:t xml:space="preserve"> and </w:t>
      </w:r>
      <w:r w:rsidR="002C3573">
        <w:t>temperatures (</w:t>
      </w:r>
      <w:r w:rsidR="00E476B5">
        <w:t>350–550 </w:t>
      </w:r>
      <w:r w:rsidR="00E476B5" w:rsidRPr="00FF6B2D">
        <w:t>°C</w:t>
      </w:r>
      <w:r w:rsidR="004A7FA3">
        <w:t>)</w:t>
      </w:r>
      <w:r w:rsidR="003A4A79">
        <w:t>.</w:t>
      </w:r>
      <w:r w:rsidR="0061163A">
        <w:fldChar w:fldCharType="begin"/>
      </w:r>
      <w:r w:rsidR="0061163A">
        <w:instrText xml:space="preserve"> ADDIN ZOTERO_ITEM CSL_CITATION {"citationID":"wvmDyy2R","properties":{"formattedCitation":"\\super 10,15\\nosupersub{}","plainCitation":"10,15","noteIndex":0},"citationItems":[{"id":308,"uris":["http://zotero.org/users/local/gMmtBwrT/items/JH2Y96D5"],"itemData":{"id":308,"type":"report","publisher":"International Energy Agency","title":"Ammonia Technology Roadmap: Towards more sustainable nitrogen fertiliser production","author":[{"family":"IEA","given":""}],"issued":{"date-parts":[["2021"]]}}},{"id":316,"uris":["http://zotero.org/users/local/gMmtBwrT/items/NRTXWKP4"],"itemData":{"id":316,"type":"article-journal","abstract":"Due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 2699-9412","issue":"1","journalAbbreviation":"Adv Energy and Sustain Res","language":"en","page":"2000043","source":"DOI.org (Crossref)","title":"Development and Recent Progress on Ammonia Synthesis Catalysts for Haber–Bosch Process","volume":"2","author":[{"family":"Humphreys","given":"John"},{"family":"Lan","given":"Rong"},{"family":"Tao","given":"Shanwen"}],"issued":{"date-parts":[["2021",1]]}}}],"schema":"https://github.com/citation-style-language/schema/raw/master/csl-citation.json"} </w:instrText>
      </w:r>
      <w:r w:rsidR="0061163A">
        <w:fldChar w:fldCharType="separate"/>
      </w:r>
      <w:r w:rsidR="0061163A" w:rsidRPr="0061163A">
        <w:rPr>
          <w:rFonts w:ascii="Calibri" w:hAnsi="Calibri" w:cs="Calibri"/>
          <w:szCs w:val="24"/>
          <w:vertAlign w:val="superscript"/>
        </w:rPr>
        <w:t>10,15</w:t>
      </w:r>
      <w:r w:rsidR="0061163A">
        <w:fldChar w:fldCharType="end"/>
      </w:r>
      <w:r w:rsidR="003A4A79">
        <w:t xml:space="preserve"> </w:t>
      </w:r>
      <w:r w:rsidR="00E476B5">
        <w:t>Ammonia production is responsible for a</w:t>
      </w:r>
      <w:r w:rsidR="00DA1A9F">
        <w:t>pproximately</w:t>
      </w:r>
      <w:r w:rsidR="00E476B5">
        <w:t xml:space="preserve"> 450 Mt</w:t>
      </w:r>
      <w:r w:rsidR="00D0211A">
        <w:t> </w:t>
      </w:r>
      <w:r w:rsidR="00E476B5">
        <w:t>CO</w:t>
      </w:r>
      <w:r w:rsidR="00E476B5" w:rsidRPr="00991F98">
        <w:rPr>
          <w:vertAlign w:val="subscript"/>
        </w:rPr>
        <w:t>2</w:t>
      </w:r>
      <w:r w:rsidR="00E476B5">
        <w:t xml:space="preserve"> emissions</w:t>
      </w:r>
      <w:r w:rsidR="00000BE4">
        <w:t xml:space="preserve"> (Fig 1)</w:t>
      </w:r>
      <w:r w:rsidR="009D05AB">
        <w:t>,</w:t>
      </w:r>
      <w:r w:rsidR="00E476B5">
        <w:t xml:space="preserve"> </w:t>
      </w:r>
      <w:r w:rsidR="00C14A6E">
        <w:t xml:space="preserve">accounting for 22% of the total primary chemical </w:t>
      </w:r>
      <w:r w:rsidR="00984C3E">
        <w:t>emissions</w:t>
      </w:r>
      <w:r w:rsidR="00C14A6E">
        <w:t xml:space="preserve"> </w:t>
      </w:r>
      <w:r w:rsidR="00E476B5">
        <w:t xml:space="preserve">due to heavy </w:t>
      </w:r>
      <w:r w:rsidR="00810BF7">
        <w:t xml:space="preserve">reliance on </w:t>
      </w:r>
      <w:r w:rsidR="00E476B5">
        <w:t xml:space="preserve">fossil </w:t>
      </w:r>
      <w:r w:rsidR="00C14A6E">
        <w:t>fuels</w:t>
      </w:r>
      <w:r w:rsidR="00E476B5">
        <w:t>.</w:t>
      </w:r>
      <w:r w:rsidR="006A5D24">
        <w:fldChar w:fldCharType="begin"/>
      </w:r>
      <w:r w:rsidR="006A5D24">
        <w:instrText xml:space="preserve"> ADDIN ZOTERO_ITEM CSL_CITATION {"citationID":"Ttf7EkIf","properties":{"formattedCitation":"\\super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6A5D24">
        <w:fldChar w:fldCharType="separate"/>
      </w:r>
      <w:r w:rsidR="006A5D24" w:rsidRPr="006A5D24">
        <w:rPr>
          <w:rFonts w:ascii="Calibri" w:hAnsi="Calibri" w:cs="Calibri"/>
          <w:szCs w:val="24"/>
          <w:vertAlign w:val="superscript"/>
        </w:rPr>
        <w:t>1</w:t>
      </w:r>
      <w:r w:rsidR="006A5D24">
        <w:fldChar w:fldCharType="end"/>
      </w:r>
      <w:r w:rsidR="00E476B5">
        <w:t xml:space="preserve"> </w:t>
      </w:r>
      <w:r w:rsidR="003A4A79">
        <w:t xml:space="preserve">With regard to the production of green ammonia, </w:t>
      </w:r>
      <w:r w:rsidR="00932E13">
        <w:t>the current Haber</w:t>
      </w:r>
      <w:r w:rsidR="00932E13">
        <w:noBreakHyphen/>
        <w:t>Bosch process can incorporate low</w:t>
      </w:r>
      <w:r w:rsidR="00932E13">
        <w:noBreakHyphen/>
        <w:t>carbon hydrogen sources</w:t>
      </w:r>
      <w:r w:rsidR="00810BF7">
        <w:t>,</w:t>
      </w:r>
      <w:r w:rsidR="00932E13">
        <w:t xml:space="preserve"> such as </w:t>
      </w:r>
      <w:r w:rsidR="00810BF7">
        <w:t xml:space="preserve">those obtained </w:t>
      </w:r>
      <w:r w:rsidR="00932E13">
        <w:t>from water electrolysis</w:t>
      </w:r>
      <w:r w:rsidR="00F216B5">
        <w:t xml:space="preserve"> or biomass gasification</w:t>
      </w:r>
      <w:r w:rsidR="00932E13">
        <w:t xml:space="preserve">, </w:t>
      </w:r>
      <w:r w:rsidR="00D94CED">
        <w:t>in addition to nitrogen</w:t>
      </w:r>
      <w:r w:rsidR="00932E13">
        <w:t>.</w:t>
      </w:r>
      <w:r w:rsidR="008B189C">
        <w:fldChar w:fldCharType="begin"/>
      </w:r>
      <w:r w:rsidR="008B189C">
        <w:instrText xml:space="preserve"> ADDIN ZOTERO_ITEM CSL_CITATION {"citationID":"zZLmFX9Y","properties":{"formattedCitation":"\\super 6,16\\nosupersub{}","plainCitation":"6,16","noteIndex":0},"citationItems":[{"id":301,"uris":["http://zotero.org/users/local/gMmtBwrT/items/PZCWKF83"],"itemData":{"id":301,"type":"article-journal","abstract":"At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318,"uris":["http://zotero.org/users/local/gMmtBwrT/items/E8SJ2TXX"],"itemData":{"id":318,"type":"article-journal","container-title":"Joule","DOI":"10.1016/j.joule.2018.04.017","ISSN":"25424351","issue":"6","journalAbbreviation":"Joule","language":"en","page":"1055-1074","source":"DOI.org (Crossref)","title":"Greening Ammonia toward the Solar Ammonia Refinery","volume":"2","author":[{"family":"Wang","given":"Lu"},{"family":"Xia","given":"Meikun"},{"family":"Wang","given":"Hong"},{"family":"Huang","given":"Kefeng"},{"family":"Qian","given":"Chenxi"},{"family":"Maravelias","given":"Christos T."},{"family":"Ozin","given":"Geoffrey A."}],"issued":{"date-parts":[["2018",6]]}}}],"schema":"https://github.com/citation-style-language/schema/raw/master/csl-citation.json"} </w:instrText>
      </w:r>
      <w:r w:rsidR="008B189C">
        <w:fldChar w:fldCharType="separate"/>
      </w:r>
      <w:r w:rsidR="008B189C" w:rsidRPr="008B189C">
        <w:rPr>
          <w:rFonts w:ascii="Calibri" w:hAnsi="Calibri" w:cs="Calibri"/>
          <w:szCs w:val="24"/>
          <w:vertAlign w:val="superscript"/>
        </w:rPr>
        <w:t>6,16</w:t>
      </w:r>
      <w:r w:rsidR="008B189C">
        <w:fldChar w:fldCharType="end"/>
      </w:r>
      <w:r w:rsidR="00932E13">
        <w:t xml:space="preserve"> </w:t>
      </w:r>
      <w:r w:rsidR="00D42A10">
        <w:t>The direct</w:t>
      </w:r>
      <w:r w:rsidR="0020750B">
        <w:t xml:space="preserve"> </w:t>
      </w:r>
      <w:r w:rsidR="00932E13">
        <w:t>electrocata</w:t>
      </w:r>
      <w:r w:rsidR="00F216B5">
        <w:t>lytic reduction of nitrogen</w:t>
      </w:r>
      <w:r w:rsidR="00725E84">
        <w:t xml:space="preserve"> </w:t>
      </w:r>
      <w:r w:rsidR="00F216B5">
        <w:t>has recently gained considerable interest</w:t>
      </w:r>
      <w:r w:rsidR="00725E84">
        <w:t>,</w:t>
      </w:r>
      <w:r w:rsidR="00F216B5">
        <w:t xml:space="preserve"> due to its association with renewable electricity sources. However, the early</w:t>
      </w:r>
      <w:r w:rsidR="007E32B2">
        <w:noBreakHyphen/>
      </w:r>
      <w:r w:rsidR="00F216B5">
        <w:t>stage development of this technology currently renders its industrial implementation impractical.</w:t>
      </w:r>
      <w:r w:rsidR="00845C3D">
        <w:fldChar w:fldCharType="begin"/>
      </w:r>
      <w:r w:rsidR="00845C3D">
        <w:instrText xml:space="preserve"> ADDIN ZOTERO_ITEM CSL_CITATION {"citationID":"C3K5TBjC","properties":{"formattedCitation":"\\super 17\\nosupersub{}","plainCitation":"17","noteIndex":0},"citationItems":[{"id":210,"uris":["http://zotero.org/users/local/gMmtBwrT/items/QEQW7VLT"],"itemData":{"id":210,"type":"article-journal","container-title":"Chem","DOI":"10.1016/j.chempr.2018.10.010","ISSN":"24519294","issue":"2","journalAbbreviation":"Chem","language":"en","page":"263-283","source":"DOI.org (Crossref)","title":"Electrocatalytic Reduction of Nitrogen: From Haber-Bosch to Ammonia Artificial Leaf","title-short":"Electrocatalytic Reduction of Nitrogen","volume":"5","author":[{"family":"Martín","given":"Antonio José"},{"family":"Shinagawa","given":"Tatsuya"},{"family":"Pérez-Ramírez","given":"Javier"}],"issued":{"date-parts":[["2019",2]]}}}],"schema":"https://github.com/citation-style-language/schema/raw/master/csl-citation.json"} </w:instrText>
      </w:r>
      <w:r w:rsidR="00845C3D">
        <w:fldChar w:fldCharType="separate"/>
      </w:r>
      <w:r w:rsidR="00845C3D" w:rsidRPr="00845C3D">
        <w:rPr>
          <w:rFonts w:ascii="Calibri" w:hAnsi="Calibri" w:cs="Calibri"/>
          <w:szCs w:val="24"/>
          <w:vertAlign w:val="superscript"/>
        </w:rPr>
        <w:t>17</w:t>
      </w:r>
      <w:r w:rsidR="00845C3D">
        <w:fldChar w:fldCharType="end"/>
      </w:r>
    </w:p>
    <w:p w14:paraId="65B2D0AD" w14:textId="69601AE6" w:rsidR="006B217C" w:rsidRDefault="004778E7" w:rsidP="00266E52">
      <w:pPr>
        <w:pStyle w:val="RSCB02ArticleText"/>
        <w:ind w:firstLine="284"/>
      </w:pPr>
      <w:r>
        <w:t>Between 60 and 65% of methanol is produced from syngas obtained from steam reforming of natural gas</w:t>
      </w:r>
      <w:r w:rsidR="00DC5DF0">
        <w:fldChar w:fldCharType="begin"/>
      </w:r>
      <w:r w:rsidR="00DC5DF0">
        <w:instrText xml:space="preserve"> ADDIN ZOTERO_ITEM CSL_CITATION {"citationID":"SzasVNLK","properties":{"formattedCitation":"\\super 12\\nosupersub{}","plainCitation":"12","noteIndex":0},"citationItems":[{"id":309,"uris":["http://zotero.org/users/local/gMmtBwrT/items/9WE979RQ"],"itemData":{"id":309,"type":"report","publisher":"International Renewable Energy Agency","title":"Innovation Outlook: Renewable Methanol","author":[{"family":"IRENA","given":""}],"issued":{"date-parts":[["2021"]]}}}],"schema":"https://github.com/citation-style-language/schema/raw/master/csl-citation.json"} </w:instrText>
      </w:r>
      <w:r w:rsidR="00DC5DF0">
        <w:fldChar w:fldCharType="separate"/>
      </w:r>
      <w:r w:rsidR="00DC5DF0" w:rsidRPr="00DC5DF0">
        <w:rPr>
          <w:rFonts w:ascii="Calibri" w:hAnsi="Calibri" w:cs="Calibri"/>
          <w:szCs w:val="24"/>
          <w:vertAlign w:val="superscript"/>
        </w:rPr>
        <w:t>12</w:t>
      </w:r>
      <w:r w:rsidR="00DC5DF0">
        <w:fldChar w:fldCharType="end"/>
      </w:r>
      <w:r w:rsidR="001F66C7">
        <w:t xml:space="preserve">, which requires further hydrogenation over a </w:t>
      </w:r>
      <w:commentRangeStart w:id="23"/>
      <w:r w:rsidR="001F66C7">
        <w:t>Cu</w:t>
      </w:r>
      <w:r w:rsidR="001F66C7">
        <w:noBreakHyphen/>
        <w:t>Zn</w:t>
      </w:r>
      <w:r w:rsidR="001F66C7">
        <w:noBreakHyphen/>
        <w:t>Al cata</w:t>
      </w:r>
      <w:commentRangeEnd w:id="23"/>
      <w:r w:rsidR="00927C65">
        <w:rPr>
          <w:rStyle w:val="CommentReference"/>
          <w:rFonts w:cstheme="minorBidi"/>
          <w:w w:val="100"/>
        </w:rPr>
        <w:commentReference w:id="23"/>
      </w:r>
      <w:r w:rsidR="001F66C7">
        <w:t xml:space="preserve">lyst </w:t>
      </w:r>
      <w:r w:rsidR="004029CF">
        <w:t>under</w:t>
      </w:r>
      <w:r w:rsidR="001F66C7">
        <w:t xml:space="preserve"> demanding conditions (35–100 bar and 200–300 </w:t>
      </w:r>
      <w:r w:rsidR="001F66C7" w:rsidRPr="00FF6B2D">
        <w:t>°C</w:t>
      </w:r>
      <w:r w:rsidR="001F66C7">
        <w:t>).</w:t>
      </w:r>
      <w:r w:rsidR="00DC5DF0">
        <w:fldChar w:fldCharType="begin"/>
      </w:r>
      <w:r w:rsidR="00DC5DF0">
        <w:instrText xml:space="preserve"> ADDIN ZOTERO_ITEM CSL_CITATION {"citationID":"gBxKSOA5","properties":{"formattedCitation":"\\super 18\\nosupersub{}","plainCitation":"18","noteIndex":0},"citationItems":[{"id":320,"uris":["http://zotero.org/users/local/gMmtBwrT/items/LFGCWCGU"],"itemData":{"id":320,"type":"article-journal","container-title":"Catalysis Science &amp; Technology","DOI":"10.1039/c3cy00573a","ISSN":"2044-4753, 2044-4761","issue":"12","journalAbbreviation":"Catal. Sci. Technol.","language":"en","page":"3343","source":"DOI.org (Crossref)","title":"New and revisited insights into the promotion of methanol synthesis catalysts by CO2","volume":"3","author":[{"family":"Martin","given":"Oliver"},{"family":"Pérez-Ramírez","given":"Javier"}],"issued":{"date-parts":[["2013"]]}}}],"schema":"https://github.com/citation-style-language/schema/raw/master/csl-citation.json"} </w:instrText>
      </w:r>
      <w:r w:rsidR="00DC5DF0">
        <w:fldChar w:fldCharType="separate"/>
      </w:r>
      <w:r w:rsidR="00DC5DF0" w:rsidRPr="00DC5DF0">
        <w:rPr>
          <w:rFonts w:ascii="Calibri" w:hAnsi="Calibri" w:cs="Calibri"/>
          <w:szCs w:val="24"/>
          <w:vertAlign w:val="superscript"/>
        </w:rPr>
        <w:t>18</w:t>
      </w:r>
      <w:r w:rsidR="00DC5DF0">
        <w:fldChar w:fldCharType="end"/>
      </w:r>
      <w:r w:rsidR="001F66C7">
        <w:t xml:space="preserve"> The corresponding CO</w:t>
      </w:r>
      <w:r w:rsidR="001F66C7" w:rsidRPr="00FE77C9">
        <w:rPr>
          <w:vertAlign w:val="subscript"/>
        </w:rPr>
        <w:t>2</w:t>
      </w:r>
      <w:r w:rsidR="001F66C7">
        <w:t xml:space="preserve"> emissions </w:t>
      </w:r>
      <w:r w:rsidR="00087D46">
        <w:t>from</w:t>
      </w:r>
      <w:r w:rsidR="001F66C7">
        <w:t xml:space="preserve"> global methanol production are around 182 Mt CO</w:t>
      </w:r>
      <w:r w:rsidR="001F66C7" w:rsidRPr="00FE77C9">
        <w:rPr>
          <w:vertAlign w:val="subscript"/>
        </w:rPr>
        <w:t>2</w:t>
      </w:r>
      <w:r w:rsidR="001F66C7">
        <w:t xml:space="preserve"> per year</w:t>
      </w:r>
      <w:r w:rsidR="00B86D01">
        <w:t xml:space="preserve"> (Fig 1)</w:t>
      </w:r>
      <w:r w:rsidR="001F66C7">
        <w:t>, accounting for 9% of total emissions</w:t>
      </w:r>
      <w:r w:rsidR="00435F1C">
        <w:t xml:space="preserve"> related to primary chemicals</w:t>
      </w:r>
      <w:r w:rsidR="001F66C7">
        <w:t>.</w:t>
      </w:r>
      <w:r w:rsidR="006A59EE">
        <w:fldChar w:fldCharType="begin"/>
      </w:r>
      <w:r w:rsidR="006A59EE">
        <w:instrText xml:space="preserve"> ADDIN ZOTERO_ITEM CSL_CITATION {"citationID":"TkH1fVzl","properties":{"formattedCitation":"\\super 1\\nosupersub{}","plainCitation":"1","noteIndex":0},"citationItems":[{"id":297,"uris":["http://zotero.org/users/local/gMmtBwrT/items/736BXPD2"],"itemData":{"id":297,"type":"article-journal","abstract":"The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6A59EE">
        <w:fldChar w:fldCharType="separate"/>
      </w:r>
      <w:r w:rsidR="006A59EE" w:rsidRPr="006A59EE">
        <w:rPr>
          <w:rFonts w:ascii="Calibri" w:hAnsi="Calibri" w:cs="Calibri"/>
          <w:szCs w:val="24"/>
          <w:vertAlign w:val="superscript"/>
        </w:rPr>
        <w:t>1</w:t>
      </w:r>
      <w:r w:rsidR="006A59EE">
        <w:fldChar w:fldCharType="end"/>
      </w:r>
      <w:r w:rsidR="001F66C7">
        <w:t xml:space="preserve"> </w:t>
      </w:r>
      <w:r w:rsidR="00214F37">
        <w:t>The production of low</w:t>
      </w:r>
      <w:r w:rsidR="00214F37">
        <w:noBreakHyphen/>
        <w:t>carbon or green methanol</w:t>
      </w:r>
      <w:r w:rsidR="001F66C7">
        <w:t xml:space="preserve"> is achievable through the optimised reverse water</w:t>
      </w:r>
      <w:r w:rsidR="001F66C7">
        <w:noBreakHyphen/>
        <w:t xml:space="preserve">gas shift reaction. </w:t>
      </w:r>
      <w:r w:rsidR="003A7BD4">
        <w:t>This pathway i</w:t>
      </w:r>
      <w:r w:rsidR="00DC59B0">
        <w:t xml:space="preserve">ncorporates </w:t>
      </w:r>
      <w:r w:rsidR="003A7BD4">
        <w:t>captured CO</w:t>
      </w:r>
      <w:r w:rsidR="003A7BD4" w:rsidRPr="00FE77C9">
        <w:rPr>
          <w:vertAlign w:val="subscript"/>
        </w:rPr>
        <w:t>2</w:t>
      </w:r>
      <w:r w:rsidR="003A7BD4">
        <w:t xml:space="preserve"> as feedstock, </w:t>
      </w:r>
      <w:r w:rsidR="008B5F81">
        <w:t>combined</w:t>
      </w:r>
      <w:r w:rsidR="003A7BD4">
        <w:t xml:space="preserve"> with low</w:t>
      </w:r>
      <w:r w:rsidR="003A7BD4">
        <w:noBreakHyphen/>
        <w:t>carbon hydrogen sources.</w:t>
      </w:r>
      <w:r w:rsidR="003B36D8">
        <w:fldChar w:fldCharType="begin"/>
      </w:r>
      <w:r w:rsidR="003B36D8">
        <w:instrText xml:space="preserve"> ADDIN ZOTERO_ITEM CSL_CITATION {"citationID":"wIYYd3hv","properties":{"formattedCitation":"\\super 5\\nosupersub{}","plainCitation":"5","noteIndex":0},"citationItems":[{"id":142,"uris":["http://zotero.org/users/local/gMmtBwrT/items/MPWNAVKB"],"itemData":{"id":142,"type":"article-journal","abstract":"A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schema":"https://github.com/citation-style-language/schema/raw/master/csl-citation.json"} </w:instrText>
      </w:r>
      <w:r w:rsidR="003B36D8">
        <w:fldChar w:fldCharType="separate"/>
      </w:r>
      <w:r w:rsidR="003B36D8" w:rsidRPr="003B36D8">
        <w:rPr>
          <w:rFonts w:ascii="Calibri" w:hAnsi="Calibri" w:cs="Calibri"/>
          <w:szCs w:val="24"/>
          <w:vertAlign w:val="superscript"/>
        </w:rPr>
        <w:t>5</w:t>
      </w:r>
      <w:r w:rsidR="003B36D8">
        <w:fldChar w:fldCharType="end"/>
      </w:r>
      <w:r w:rsidR="003A7BD4">
        <w:t xml:space="preserve"> Another alternative is the utilisation of biomass as a feedstock, achieved </w:t>
      </w:r>
      <w:r w:rsidR="003A7BD4" w:rsidRPr="004A65B6">
        <w:rPr>
          <w:i/>
        </w:rPr>
        <w:t>via</w:t>
      </w:r>
      <w:r w:rsidR="003A7BD4">
        <w:t xml:space="preserve"> a gasification process. Further</w:t>
      </w:r>
      <w:r w:rsidR="00D85CA6">
        <w:t>more</w:t>
      </w:r>
      <w:r w:rsidR="003A7BD4">
        <w:t>, co</w:t>
      </w:r>
      <w:r w:rsidR="003A7BD4">
        <w:noBreakHyphen/>
        <w:t>electrolysis is a promising technology</w:t>
      </w:r>
      <w:r w:rsidR="004B1272">
        <w:t xml:space="preserve"> that involves the</w:t>
      </w:r>
      <w:r w:rsidR="003A7BD4">
        <w:t xml:space="preserve"> conversion of CO</w:t>
      </w:r>
      <w:r w:rsidR="003A7BD4" w:rsidRPr="00FE77C9">
        <w:rPr>
          <w:vertAlign w:val="subscript"/>
        </w:rPr>
        <w:t>2</w:t>
      </w:r>
      <w:r w:rsidR="003A7BD4">
        <w:t xml:space="preserve"> and water into syngas</w:t>
      </w:r>
      <w:r w:rsidR="009201E6">
        <w:t>,</w:t>
      </w:r>
      <w:r w:rsidR="003A7BD4">
        <w:t xml:space="preserve"> necessary for methanol synthesis.</w:t>
      </w:r>
      <w:r w:rsidR="004B36B7">
        <w:fldChar w:fldCharType="begin"/>
      </w:r>
      <w:r w:rsidR="004B36B7">
        <w:instrText xml:space="preserve"> ADDIN ZOTERO_ITEM CSL_CITATION {"citationID":"HMvegpxX","properties":{"formattedCitation":"\\super 19\\nosupersub{}","plainCitation":"19","noteIndex":0},"citationItems":[{"id":218,"uris":["http://zotero.org/users/local/gMmtBwrT/items/ILMVC455"],"itemData":{"id":218,"type":"article-journal","container-title":"Applied Energy","DOI":"10.1016/j.apenergy.2015.07.067","ISSN":"03062619","journalAbbreviation":"Applied Energy","language":"en","page":"718-732","source":"DOI.org (Crossref)","title":"Methanol synthesis using captured CO2 as raw material: Techno-economic and environmental assessment","title-short":"Methanol synthesis using captured CO2 as raw material","volume":"161","author":[{"family":"Pérez-Fortes","given":"Mar"},{"family":"Schöneberger","given":"Jan C."},{"family":"Boulamanti","given":"Aikaterini"},{"family":"Tzimas","given":"Evangelos"}],"issued":{"date-parts":[["2016",1]]}}}],"schema":"https://github.com/citation-style-language/schema/raw/master/csl-citation.json"} </w:instrText>
      </w:r>
      <w:r w:rsidR="004B36B7">
        <w:fldChar w:fldCharType="separate"/>
      </w:r>
      <w:r w:rsidR="004B36B7" w:rsidRPr="004B36B7">
        <w:rPr>
          <w:rFonts w:ascii="Calibri" w:hAnsi="Calibri" w:cs="Calibri"/>
          <w:szCs w:val="24"/>
          <w:vertAlign w:val="superscript"/>
        </w:rPr>
        <w:t>19</w:t>
      </w:r>
      <w:r w:rsidR="004B36B7">
        <w:fldChar w:fldCharType="end"/>
      </w:r>
      <w:r w:rsidR="003A7BD4">
        <w:t xml:space="preserve"> This process employs solid oxide electrolysers that operate at high temperatures (800–1000 </w:t>
      </w:r>
      <w:r w:rsidR="003A7BD4" w:rsidRPr="00FF6B2D">
        <w:t>°C</w:t>
      </w:r>
      <w:r w:rsidR="003A7BD4">
        <w:t>) and are powered by renewable electricity sources.</w:t>
      </w:r>
      <w:r w:rsidR="006F5643">
        <w:t xml:space="preserve"> </w:t>
      </w:r>
      <w:r w:rsidR="004A317B">
        <w:t>Neve</w:t>
      </w:r>
      <w:r w:rsidR="001550F5">
        <w:t>r</w:t>
      </w:r>
      <w:r w:rsidR="004A317B">
        <w:t>theless</w:t>
      </w:r>
      <w:r w:rsidR="006F5643">
        <w:t>, significant ad</w:t>
      </w:r>
      <w:r w:rsidR="00004D79">
        <w:t>vancements are still necessary to make the co</w:t>
      </w:r>
      <w:r w:rsidR="00004D79">
        <w:noBreakHyphen/>
        <w:t>electrolysis process commercially viable.</w:t>
      </w:r>
      <w:commentRangeStart w:id="24"/>
      <w:r w:rsidR="00E44A31">
        <w:fldChar w:fldCharType="begin"/>
      </w:r>
      <w:r w:rsidR="00E44A31">
        <w:instrText xml:space="preserve"> ADDIN ZOTERO_ITEM CSL_CITATION {"citationID":"MUNPhrUG","properties":{"formattedCitation":"\\super 20\\nosupersub{}","plainCitation":"20","noteIndex":0},"citationItems":[{"id":220,"uris":["http://zotero.org/users/local/gMmtBwrT/items/FRKY4N89"],"itemData":{"id":220,"type":"article-journal","abstract":"Emerging emission-to-liquid (eTL) technologies that produce liquid fuels from CO2 are a possible solution for both the global issues of greenhouse gas emissions and fossil fuel depletion. Among those technologies, CO2 hydrogenation and high-temperature CO2 electrolysis are two promising options suitable for large-scale applications. In this study, two CO2-to-methanol conversion processes, i.e., production of methanol by CO2 hydrogenation and production of methanol based on high-temperature CO2 electrolysis, are simulated using Aspen HYSYS. With Aspen Energy Analyzer, heat exchanger networks are optimized and minimal energy requirements are determined for the two different processes. The two processes are compared in terms of energy requirement and climate impact. It is found that the methanol production based on CO2 electrolysis has an energy efﬁciency of 41%, almost double that of the CO2 hydrogenation process provided that the required hydrogen is sourced from water electrolysis. The hydrogenation process produces more CO2 when fossil fuel energy sources are used, but can result in more negative CO2 emissions with renewable energies. The study reveals that both of the eTL processes can outperform the conventional fossil-fuel-based methanol production process in climate impacts as long as the renewable energy sources are implemented.","container-title":"Applied Energy","DOI":"10.1016/j.apenergy.2015.12.027","ISSN":"03062619","journalAbbreviation":"Applied Energy","language":"en","page":"1-13","source":"DOI.org (Crossref)","title":"Comparative energetic assessment of methanol production from CO2: Chemical versus electrochemical process","title-short":"Comparative energetic assessment of methanol production from CO2","volume":"165","author":[{"family":"Al-Kalbani","given":"Haitham"},{"family":"Xuan","given":"Jin"},{"family":"García","given":"Susana"},{"family":"Wang","given":"Huizhi"}],"issued":{"date-parts":[["2016",3]]}}}],"schema":"https://github.com/citation-style-language/schema/raw/master/csl-citation.json"} </w:instrText>
      </w:r>
      <w:r w:rsidR="00E44A31">
        <w:fldChar w:fldCharType="separate"/>
      </w:r>
      <w:r w:rsidR="00E44A31" w:rsidRPr="00E44A31">
        <w:rPr>
          <w:rFonts w:ascii="Calibri" w:hAnsi="Calibri" w:cs="Calibri"/>
          <w:szCs w:val="24"/>
          <w:vertAlign w:val="superscript"/>
        </w:rPr>
        <w:t>20</w:t>
      </w:r>
      <w:r w:rsidR="00E44A31">
        <w:fldChar w:fldCharType="end"/>
      </w:r>
      <w:commentRangeEnd w:id="24"/>
      <w:r w:rsidR="00927C65">
        <w:rPr>
          <w:rStyle w:val="CommentReference"/>
          <w:rFonts w:cstheme="minorBidi"/>
          <w:w w:val="100"/>
        </w:rPr>
        <w:commentReference w:id="24"/>
      </w:r>
    </w:p>
    <w:p w14:paraId="26F4E869" w14:textId="6DCCF39A" w:rsidR="00E033D0" w:rsidRDefault="00F77194" w:rsidP="00266E52">
      <w:pPr>
        <w:pStyle w:val="RSCB02ArticleText"/>
        <w:ind w:firstLine="284"/>
      </w:pPr>
      <w:commentRangeStart w:id="25"/>
      <w:r>
        <w:t>This</w:t>
      </w:r>
      <w:commentRangeEnd w:id="25"/>
      <w:r w:rsidR="00927C65">
        <w:rPr>
          <w:rStyle w:val="CommentReference"/>
          <w:rFonts w:cstheme="minorBidi"/>
          <w:w w:val="100"/>
        </w:rPr>
        <w:commentReference w:id="25"/>
      </w:r>
      <w:r w:rsidR="001D7661">
        <w:t xml:space="preserve"> </w:t>
      </w:r>
      <w:r w:rsidR="00265BDA">
        <w:t>brief</w:t>
      </w:r>
      <w:r w:rsidR="001D7661">
        <w:t xml:space="preserve"> </w:t>
      </w:r>
      <w:r w:rsidR="00865BFA">
        <w:t>overview</w:t>
      </w:r>
      <w:r w:rsidR="001D7661">
        <w:t xml:space="preserve"> </w:t>
      </w:r>
      <w:r w:rsidR="00265BDA">
        <w:t>discusses</w:t>
      </w:r>
      <w:r w:rsidR="001D7661">
        <w:t xml:space="preserve"> various </w:t>
      </w:r>
      <w:r w:rsidR="00265BDA">
        <w:t xml:space="preserve">pathways for </w:t>
      </w:r>
      <w:r w:rsidR="001D7661">
        <w:t xml:space="preserve">hydrogen, ammonia, and methanol production </w:t>
      </w:r>
      <w:r w:rsidR="00865BFA">
        <w:t xml:space="preserve">and their </w:t>
      </w:r>
      <w:ins w:id="26" w:author="Microsoft Office User" w:date="2023-10-22T06:45:00Z">
        <w:r w:rsidR="00927C65">
          <w:t>large</w:t>
        </w:r>
      </w:ins>
      <w:del w:id="27" w:author="Microsoft Office User" w:date="2023-10-22T06:45:00Z">
        <w:r w:rsidR="00865BFA" w:rsidDel="00927C65">
          <w:delText>respective</w:delText>
        </w:r>
      </w:del>
      <w:r w:rsidR="00865BFA">
        <w:t xml:space="preserve"> contributions to CO</w:t>
      </w:r>
      <w:r w:rsidR="00865BFA" w:rsidRPr="00F77194">
        <w:rPr>
          <w:vertAlign w:val="subscript"/>
        </w:rPr>
        <w:t>2</w:t>
      </w:r>
      <w:r w:rsidR="00865BFA">
        <w:t xml:space="preserve"> emissions</w:t>
      </w:r>
      <w:r w:rsidR="00602908">
        <w:t>,</w:t>
      </w:r>
      <w:r w:rsidR="00865BFA">
        <w:t xml:space="preserve"> mak</w:t>
      </w:r>
      <w:r w:rsidR="00265BDA">
        <w:t>ing</w:t>
      </w:r>
      <w:r w:rsidR="00865BFA">
        <w:t xml:space="preserve"> the</w:t>
      </w:r>
      <w:r w:rsidR="00265BDA">
        <w:t>m</w:t>
      </w:r>
      <w:r w:rsidR="00865BFA">
        <w:t xml:space="preserve"> excellent case</w:t>
      </w:r>
      <w:r w:rsidR="00265BDA">
        <w:t xml:space="preserve"> studies</w:t>
      </w:r>
      <w:r w:rsidR="00865BFA">
        <w:t xml:space="preserve"> </w:t>
      </w:r>
      <w:r w:rsidR="009B2C83">
        <w:t>for conducting</w:t>
      </w:r>
      <w:r w:rsidR="00B51A88">
        <w:t xml:space="preserve"> techno</w:t>
      </w:r>
      <w:r w:rsidR="00B51A88">
        <w:noBreakHyphen/>
        <w:t>economic and life cycle assessments (LCAs)</w:t>
      </w:r>
      <w:r w:rsidR="00865BFA">
        <w:t xml:space="preserve">. </w:t>
      </w:r>
      <w:r w:rsidR="00002D56">
        <w:t>Previous</w:t>
      </w:r>
      <w:r w:rsidR="00865BFA">
        <w:t xml:space="preserve"> studies in </w:t>
      </w:r>
      <w:r w:rsidR="006C3344">
        <w:t xml:space="preserve">the </w:t>
      </w:r>
      <w:r w:rsidR="00865BFA">
        <w:t xml:space="preserve">literature have </w:t>
      </w:r>
      <w:r w:rsidR="00B51A88">
        <w:t>assessed</w:t>
      </w:r>
      <w:r w:rsidR="00865BFA">
        <w:t xml:space="preserve"> </w:t>
      </w:r>
      <w:r w:rsidR="006C3344">
        <w:t>multiple</w:t>
      </w:r>
      <w:r w:rsidR="00865BFA">
        <w:t xml:space="preserve"> impact </w:t>
      </w:r>
      <w:r w:rsidR="00B51A88">
        <w:t xml:space="preserve">categories </w:t>
      </w:r>
      <w:r w:rsidR="006C3344">
        <w:t>for the</w:t>
      </w:r>
      <w:r w:rsidR="00865BFA">
        <w:t xml:space="preserve"> production technologies </w:t>
      </w:r>
      <w:r w:rsidR="006C3344">
        <w:t>of</w:t>
      </w:r>
      <w:r w:rsidR="00865BFA">
        <w:t xml:space="preserve"> all three chemicals. </w:t>
      </w:r>
      <w:commentRangeStart w:id="28"/>
      <w:r w:rsidR="006C3344">
        <w:t>Regarding</w:t>
      </w:r>
      <w:r w:rsidR="00865BFA">
        <w:t xml:space="preserve"> hydrogen, </w:t>
      </w:r>
      <w:r w:rsidR="00013553">
        <w:t>Parkinson </w:t>
      </w:r>
      <w:r w:rsidR="00013553" w:rsidRPr="00013553">
        <w:rPr>
          <w:i/>
        </w:rPr>
        <w:t>et</w:t>
      </w:r>
      <w:r w:rsidR="00013553">
        <w:rPr>
          <w:i/>
        </w:rPr>
        <w:t> </w:t>
      </w:r>
      <w:r w:rsidR="00013553" w:rsidRPr="00013553">
        <w:rPr>
          <w:i/>
        </w:rPr>
        <w:t>al.</w:t>
      </w:r>
      <w:r w:rsidR="00AE23AC">
        <w:rPr>
          <w:i/>
        </w:rPr>
        <w:fldChar w:fldCharType="begin"/>
      </w:r>
      <w:r w:rsidR="00AE23AC">
        <w:rPr>
          <w:i/>
        </w:rPr>
        <w:instrText xml:space="preserve"> ADDIN ZOTERO_ITEM CSL_CITATION {"citationID":"r5QWndZi","properties":{"formattedCitation":"\\super 7\\nosupersub{}","plainCitation":"7","noteIndex":0},"citationItems":[{"id":87,"uris":["http://zotero.org/users/local/gMmtBwrT/items/K2H3HWT8"],"itemData":{"id":87,"type":"article-journal","abstract":"Different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Chemistry","page":"19-40","title":"Green hydrogen - Parkinson","volume":"12","author":[{"family":"Parkinson","given":"B."},{"family":"Balcombe","given":"P."},{"family":"Speirs","given":"J. F."},{"family":"Hawkes","given":"A. D."},{"family":"Hellgardt","given":"K."}],"issued":{"date-parts":[["2019",1,1]]}}}],"schema":"https://github.com/citation-style-language/schema/raw/master/csl-citation.json"} </w:instrText>
      </w:r>
      <w:r w:rsidR="00AE23AC">
        <w:rPr>
          <w:i/>
        </w:rPr>
        <w:fldChar w:fldCharType="separate"/>
      </w:r>
      <w:r w:rsidR="00AE23AC" w:rsidRPr="00AE23AC">
        <w:rPr>
          <w:rFonts w:ascii="Calibri" w:hAnsi="Calibri" w:cs="Calibri"/>
          <w:szCs w:val="24"/>
          <w:vertAlign w:val="superscript"/>
        </w:rPr>
        <w:t>7</w:t>
      </w:r>
      <w:r w:rsidR="00AE23AC">
        <w:rPr>
          <w:i/>
        </w:rPr>
        <w:fldChar w:fldCharType="end"/>
      </w:r>
      <w:r w:rsidR="00013553">
        <w:t xml:space="preserve"> focussed on large</w:t>
      </w:r>
      <w:r w:rsidR="00013553">
        <w:noBreakHyphen/>
        <w:t xml:space="preserve">scale production routes and evaluated </w:t>
      </w:r>
      <w:r w:rsidR="00AE23AC">
        <w:t xml:space="preserve">12 technologies </w:t>
      </w:r>
      <w:r w:rsidR="00E24CD7">
        <w:t>to assess</w:t>
      </w:r>
      <w:r w:rsidR="00AE23AC">
        <w:t xml:space="preserve"> the</w:t>
      </w:r>
      <w:r w:rsidR="00E24CD7">
        <w:t>ir</w:t>
      </w:r>
      <w:r w:rsidR="00AE23AC">
        <w:t xml:space="preserve"> </w:t>
      </w:r>
      <w:r w:rsidR="008B49C5">
        <w:t>economic and environmental</w:t>
      </w:r>
      <w:r w:rsidR="00A73DA1">
        <w:t xml:space="preserve"> </w:t>
      </w:r>
      <w:r w:rsidR="009A73FC">
        <w:t>potential</w:t>
      </w:r>
      <w:r w:rsidR="00013553">
        <w:t xml:space="preserve">. </w:t>
      </w:r>
      <w:r w:rsidR="00AE23AC">
        <w:t>Further, Dincer </w:t>
      </w:r>
      <w:r w:rsidR="00AE23AC" w:rsidRPr="00AE23AC">
        <w:rPr>
          <w:i/>
        </w:rPr>
        <w:t>et</w:t>
      </w:r>
      <w:r w:rsidR="00AE23AC">
        <w:t> </w:t>
      </w:r>
      <w:r w:rsidR="00AE23AC" w:rsidRPr="00AE23AC">
        <w:rPr>
          <w:i/>
        </w:rPr>
        <w:t>al.</w:t>
      </w:r>
      <w:r w:rsidR="00B11300">
        <w:rPr>
          <w:i/>
        </w:rPr>
        <w:fldChar w:fldCharType="begin"/>
      </w:r>
      <w:r w:rsidR="00B11300">
        <w:rPr>
          <w:i/>
        </w:rPr>
        <w:instrText xml:space="preserve"> ADDIN ZOTERO_ITEM CSL_CITATION {"citationID":"WEPghSr5","properties":{"formattedCitation":"\\super 21\\nosupersub{}","plainCitation":"21","noteIndex":0},"citationItems":[{"id":322,"uris":["http://zotero.org/users/local/gMmtBwrT/items/IZNKJKGD"],"itemData":{"id":322,"type":"article-journal","abstract":"A smooth transition from gasoline-powered internal combustion engine vehicles to ecologically clean hydrogen fuel cell vehicles depends on the process used for hydrogen production. Three technologies for hydrogen production are considered here: traditional hydrogen production via natural gas reforming, and the use of two renewable technologies (wind and solar electricity generation) to produce hydrogen via water electrolysis. It is shown that a decrease of environmental impact (air pollution and greenhouse gas emissions) as a result of hydrogen implementation as a fuel is accompanied by a decline in the economic efﬁciency (as measured by capital investments effectiveness). A mathematical procedure is proposed to obtain numerical estimates of environmental and economic criteria interactions in the form of sustainability indexes. On the basis of the obtained sustainability indexes, it is concluded that hydrogen production from wind energy via electrolysis is more advantageous for mitigating greenhouse gas emissions and traditional natural gas reforming is more favorable for reducing air pollution. © 2005 Elsevier B.V. All rights reserved.","container-title":"Journal of Power Sources","DOI":"10.1016/j.jpowsour.2005.07.044","ISSN":"03787753","issue":"1","journalAbbreviation":"Journal of Power Sources","language":"en","page":"411-421","source":"DOI.org (Crossref)","title":"Environmental and economic aspects of hydrogen production and utilization in fuel cell vehicles","volume":"157","author":[{"family":"Granovskii","given":"Mikhail"},{"family":"Dincer","given":"Ibrahim"},{"family":"Rosen","given":"Marc A."}],"issued":{"date-parts":[["2006",6]]}}}],"schema":"https://github.com/citation-style-language/schema/raw/master/csl-citation.json"} </w:instrText>
      </w:r>
      <w:r w:rsidR="00B11300">
        <w:rPr>
          <w:i/>
        </w:rPr>
        <w:fldChar w:fldCharType="separate"/>
      </w:r>
      <w:r w:rsidR="00B11300" w:rsidRPr="00B11300">
        <w:rPr>
          <w:rFonts w:ascii="Calibri" w:hAnsi="Calibri" w:cs="Calibri"/>
          <w:szCs w:val="24"/>
          <w:vertAlign w:val="superscript"/>
        </w:rPr>
        <w:t>21</w:t>
      </w:r>
      <w:r w:rsidR="00B11300">
        <w:rPr>
          <w:i/>
        </w:rPr>
        <w:fldChar w:fldCharType="end"/>
      </w:r>
      <w:r w:rsidR="00AE23AC">
        <w:t xml:space="preserve"> compared 19 different hydrogen production technologies </w:t>
      </w:r>
      <w:r w:rsidR="00DD2DF2">
        <w:t>con</w:t>
      </w:r>
      <w:bookmarkStart w:id="29" w:name="_GoBack"/>
      <w:bookmarkEnd w:id="29"/>
      <w:r w:rsidR="00DD2DF2">
        <w:t>sidering both</w:t>
      </w:r>
      <w:r w:rsidR="00AE23AC">
        <w:t xml:space="preserve"> renewable and fossil sources for </w:t>
      </w:r>
      <w:r w:rsidR="00247CF2">
        <w:t xml:space="preserve">their </w:t>
      </w:r>
      <w:r w:rsidR="00AE23AC">
        <w:t>economic and environmental impacts.</w:t>
      </w:r>
      <w:r w:rsidR="001D7661">
        <w:t xml:space="preserve"> </w:t>
      </w:r>
      <w:r w:rsidR="00E125FA">
        <w:t>Similar to hydrogen</w:t>
      </w:r>
      <w:r w:rsidR="00AE23AC">
        <w:t xml:space="preserve">, </w:t>
      </w:r>
      <w:r w:rsidR="00B65939">
        <w:t>pre</w:t>
      </w:r>
      <w:r w:rsidR="00C21C8C">
        <w:t>v</w:t>
      </w:r>
      <w:r w:rsidR="00B65939">
        <w:t xml:space="preserve">ious works have </w:t>
      </w:r>
      <w:r w:rsidR="00E125FA">
        <w:t xml:space="preserve">also </w:t>
      </w:r>
      <w:r w:rsidR="00A73611">
        <w:t>conducted comprehensive evaluations of</w:t>
      </w:r>
      <w:r w:rsidR="00B65939">
        <w:t xml:space="preserve"> the economic and environmental impacts of various </w:t>
      </w:r>
      <w:r w:rsidR="00E125FA">
        <w:t xml:space="preserve">ammonia </w:t>
      </w:r>
      <w:r w:rsidR="00B65939">
        <w:t xml:space="preserve">production technologies. </w:t>
      </w:r>
      <w:r w:rsidR="00C21C8C">
        <w:t xml:space="preserve">For </w:t>
      </w:r>
      <w:r w:rsidR="00A73611">
        <w:t>example</w:t>
      </w:r>
      <w:r w:rsidR="00C21C8C">
        <w:t xml:space="preserve">, </w:t>
      </w:r>
      <w:r w:rsidR="00B65939">
        <w:t xml:space="preserve">D’Angelo </w:t>
      </w:r>
      <w:r w:rsidR="00B65939" w:rsidRPr="00E125FA">
        <w:rPr>
          <w:i/>
        </w:rPr>
        <w:t>et al</w:t>
      </w:r>
      <w:r w:rsidR="00B65939" w:rsidRPr="001446D5">
        <w:rPr>
          <w:i/>
        </w:rPr>
        <w:t>.</w:t>
      </w:r>
      <w:r w:rsidR="00B65939">
        <w:t xml:space="preserve"> evaluated both the centralised (fossil, blue, and green)</w:t>
      </w:r>
      <w:r w:rsidR="002B78B7">
        <w:fldChar w:fldCharType="begin"/>
      </w:r>
      <w:r w:rsidR="002B78B7">
        <w:instrText xml:space="preserve"> ADDIN ZOTERO_ITEM CSL_CITATION {"citationID":"mNvNoqIz","properties":{"formattedCitation":"\\super 6\\nosupersub{}","plainCitation":"6","noteIndex":0},"citationItems":[{"id":301,"uris":["http://zotero.org/users/local/gMmtBwrT/items/PZCWKF83"],"itemData":{"id":301,"type":"article-journal","abstract":"At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2B78B7">
        <w:fldChar w:fldCharType="separate"/>
      </w:r>
      <w:r w:rsidR="002B78B7" w:rsidRPr="002B78B7">
        <w:rPr>
          <w:rFonts w:ascii="Calibri" w:hAnsi="Calibri" w:cs="Calibri"/>
          <w:szCs w:val="24"/>
          <w:vertAlign w:val="superscript"/>
        </w:rPr>
        <w:t>6</w:t>
      </w:r>
      <w:r w:rsidR="002B78B7">
        <w:fldChar w:fldCharType="end"/>
      </w:r>
      <w:r w:rsidR="00B65939">
        <w:t xml:space="preserve"> and decentralised (direct electro</w:t>
      </w:r>
      <w:r w:rsidR="00B65939">
        <w:noBreakHyphen/>
        <w:t>reduction of nitrogen)</w:t>
      </w:r>
      <w:r w:rsidR="002B78B7">
        <w:fldChar w:fldCharType="begin"/>
      </w:r>
      <w:r w:rsidR="002B78B7">
        <w:instrText xml:space="preserve"> ADDIN ZOTERO_ITEM CSL_CITATION {"citationID":"bAY5dHJH","properties":{"formattedCitation":"\\super 22\\nosupersub{}","plainCitation":"22","noteIndex":0},"citationItems":[{"id":324,"uris":["http://zotero.org/users/local/gMmtBwrT/items/B5948C9S"],"itemData":{"id":324,"type":"article-journal","abstract":"A planetary boundary analysis of decentralised electrocatalytic ammonia synthesis powered by solar energy reveals its potential and provides regional performance figures of merit. Conditions for economic viability are discussed.\n          , \n            \n              Intense efforts have been devoted to developing green and blue centralised Haber–Bosch processes (gHB and bHB, respectively), but the feasibility of a decentralised and more sustainable scheme has yet to be assessed. Here we reveal the conditions under which small-scale systems (NH\n              3\n              -leaves) based on the electrocatalytic reduction of nitrogen (eN\n              2\n              R) powered by photovoltaic energy could realise a decentralised scheme competitive in terms of environmental and economic criteria. For this purpose, we calculated energy efficiency targets worldwide, providing clear values that may guide research in the incipient eN\n              2\n              R field. Even at this germinal stage, the NH\n              3\n              -leaf technology would compete favourably in sunny locations for CO\n              2\n              -related Earth-system processes and human health relative to the business-as-usual production scenario. Moreover, a modest 8% gain in energy efficiency would already make them outperform the gHB in terms of climate change-related impacts in the sunniest locations. If no CO\n              2\n              taxation is enforced, the lowest estimated ammonia production cost would be 3 times the industrial standard, with the potential to match it provided a substantial decrease of investment costs and very high selectivity toward ammonia in eN\n              2\n              R are achieved. The disclosed sustainability potential of NH\n              3\n              -leaf makes it a strong ally of gHB toward defossilised ammonia production.","container-title":"Energy &amp; Environmental Science","DOI":"10.1039/D2EE02683J","ISSN":"1754-5692, 1754-5706","issue":"8","journalAbbreviation":"Energy Environ. Sci.","language":"en","page":"3314-3330","source":"DOI.org (Crossref)","title":"Environmental and economic potential of decentralised electrocatalytic ammonia synthesis powered by solar energy","volume":"16","author":[{"family":"D’Angelo","given":"Sebastiano C."},{"family":"Martín","given":"Antonio J."},{"family":"Cobo","given":"Selene"},{"family":"Ordóñez","given":"Diego Freire"},{"family":"Guillén-Gosálbez","given":"Gonzalo"},{"family":"Pérez-Ramírez","given":"Javier"}],"issued":{"date-parts":[["2023"]]}}}],"schema":"https://github.com/citation-style-language/schema/raw/master/csl-citation.json"} </w:instrText>
      </w:r>
      <w:r w:rsidR="002B78B7">
        <w:fldChar w:fldCharType="separate"/>
      </w:r>
      <w:r w:rsidR="002B78B7" w:rsidRPr="002B78B7">
        <w:rPr>
          <w:rFonts w:ascii="Calibri" w:hAnsi="Calibri" w:cs="Calibri"/>
          <w:szCs w:val="24"/>
          <w:vertAlign w:val="superscript"/>
        </w:rPr>
        <w:t>22</w:t>
      </w:r>
      <w:r w:rsidR="002B78B7">
        <w:fldChar w:fldCharType="end"/>
      </w:r>
      <w:r w:rsidR="00B65939">
        <w:t xml:space="preserve"> </w:t>
      </w:r>
      <w:r w:rsidR="00F0507A">
        <w:t xml:space="preserve">ammonia </w:t>
      </w:r>
      <w:r w:rsidR="009F7719">
        <w:t xml:space="preserve">production </w:t>
      </w:r>
      <w:r w:rsidR="00F0507A">
        <w:t>pathways</w:t>
      </w:r>
      <w:r w:rsidR="00B65939">
        <w:t>.</w:t>
      </w:r>
      <w:r w:rsidR="00C21C8C">
        <w:t xml:space="preserve"> Further</w:t>
      </w:r>
      <w:r w:rsidR="007626B4">
        <w:t>more</w:t>
      </w:r>
      <w:r w:rsidR="00C21C8C">
        <w:t xml:space="preserve">, these </w:t>
      </w:r>
      <w:r w:rsidR="00456EDF">
        <w:t>studies</w:t>
      </w:r>
      <w:r w:rsidR="00C21C8C">
        <w:t xml:space="preserve"> also assess</w:t>
      </w:r>
      <w:r w:rsidR="00417052">
        <w:t>ed</w:t>
      </w:r>
      <w:r w:rsidR="00C21C8C">
        <w:t xml:space="preserve"> the absolute sustainability of </w:t>
      </w:r>
      <w:r w:rsidR="000E753E">
        <w:t>production</w:t>
      </w:r>
      <w:r w:rsidR="00C21C8C">
        <w:t xml:space="preserve"> technologies in terms of planetary boundaries, </w:t>
      </w:r>
      <w:r w:rsidR="00FC0E00">
        <w:t>which refer to</w:t>
      </w:r>
      <w:r w:rsidR="00C21C8C">
        <w:t xml:space="preserve"> a set of biophysical limits on primary Earth</w:t>
      </w:r>
      <w:r w:rsidR="000719B7">
        <w:t xml:space="preserve"> </w:t>
      </w:r>
      <w:r w:rsidR="00C21C8C">
        <w:t>system processes</w:t>
      </w:r>
      <w:r w:rsidR="0049099E">
        <w:t xml:space="preserve"> </w:t>
      </w:r>
      <w:r w:rsidR="004F66F4">
        <w:t>defining</w:t>
      </w:r>
      <w:r w:rsidR="0049099E">
        <w:t xml:space="preserve"> a safe operating space (SOS)</w:t>
      </w:r>
      <w:r w:rsidR="000B099C">
        <w:t>.</w:t>
      </w:r>
      <w:r w:rsidR="00CD1C6C">
        <w:fldChar w:fldCharType="begin"/>
      </w:r>
      <w:r w:rsidR="00CD1C6C">
        <w:instrText xml:space="preserve"> ADDIN ZOTERO_ITEM CSL_CITATION {"citationID":"kqUwlMyD","properties":{"formattedCitation":"\\super 23,24\\nosupersub{}","plainCitation":"23,24","noteIndex":0},"citationItems":[{"id":333,"uris":["http://zotero.org/users/local/gMmtBwrT/items/4ALVAMG5"],"itemData":{"id":333,"type":"article-journal","abstract":"Identifying and quantifying planetary boundaries that must not be transgressed could help prevent human activities from causing unacceptable environmental change, argue Johan Rockström and colleagues.","container-title":"Nature","DOI":"10.1038/461472a","ISSN":"1476-4687","issue":"7263","journalAbbreviation":"Nature","page":"472-475","title":"A safe operating space for humanity","volume":"461","author":[{"family":"Rockström","given":"Johan"},{"family":"Steffen","given":"Will"},{"family":"Noone","given":"Kevin"},{"family":"Persson","given":"Åsa"},{"family":"Chapin","given":"F. Stuart"},{"family":"Lambin","given":"Eric F."},{"family":"Lenton","given":"Timothy M."},{"family":"Scheffer","given":"Marten"},{"family":"Folke","given":"Carl"},{"family":"Schellnhuber","given":"Hans Joachim"},{"family":"Nykvist","given":"Björn"},{"family":"Wit","given":"Cynthia A.","non-dropping-particle":"de"},{"family":"Hughes","given":"Terry"},{"family":"Leeuw","given":"Sander","non-dropping-particle":"van der"},{"family":"Rodhe","given":"Henning"},{"family":"Sörlin","given":"Sverker"},{"family":"Snyder","given":"Peter K."},{"family":"Costanza","given":"Robert"},{"family":"Svedin","given":"Uno"},{"family":"Falkenmark","given":"Malin"},{"family":"Karlberg","given":"Louise"},{"family":"Corell","given":"Robert W."},{"family":"Fabry","given":"Victoria J."},{"family":"Hansen","given":"James"},{"family":"Walker","given":"Brian"},{"family":"Liverman","given":"Diana"},{"family":"Richardson","given":"Katherine"},{"family":"Crutzen","given":"Paul"},{"family":"Foley","given":"Jonathan A."}],"issued":{"date-parts":[["2009",9,1]]}}},{"id":328,"uris":["http://zotero.org/users/local/gMmtBwrT/items/VVD3AJZA"],"itemData":{"id":328,"type":"article-journal","abstract":"Crossing the boundaries in global sustainability\n            \n              The planetary boundary (PB) concept, introduced in 2009, aimed to define the environmental limits within which humanity can safely operate. This approach has proved influential in global sustainability policy development. Steffen\n              et al.\n              provide an updated and extended analysis of the PB framework. Of the original nine proposed boundaries, they identify three (including climate change) that might push the Earth system into a new state if crossed and that also have a pervasive influence on the remaining boundaries. They also develop the PB framework so that it can be applied usefully in a regional context.\n            \n            \n              Science\n              , this issue\n              10.1126/science.1259855\n            \n          , \n            Developments in the planetary boundaries concept provide a framework to support global sustainability.\n          , \n            \n              INTRODUCTION\n              There is an urgent need for a new paradigm that integrates the continued development of human societies and the maintenance of the Earth system (ES) in a resilient and accommodating state. The planetary boundary (PB) framework contributes to such a paradigm by providing a science-based analysis of the risk that human perturbations will destabilize the ES at the planetary scale. Here, the scientific underpinnings of the PB framework are updated and strengthened.\n            \n            \n              RATIONALE\n              The relatively stable, 11,700-year-long Holocene epoch is the only state of the ES that we know for certain can support contemporary human societies. There is increasing evidence that human activities are affecting ES functioning to a degree that threatens the resilience of the ES—its ability to persist in a Holocene-like state in the face of increasing human pressures and shocks. The PB framework is based on critical processes that regulate ES functioning. By combining improved scientific understanding of ES functioning with the precautionary principle, the PB framework identifies levels of anthropogenic perturbations below which the risk of destabilization of the ES is likely to remain low—a “safe operating space” for global societal development. A zone of uncertainty for each PB highlights the area of increasing risk. The current level of anthropogenic impact on the ES, and thus the risk to the stability of the ES, is assessed by comparison with the proposed PB (see the figure).\n            \n            \n              RESULTS\n              Three of the PBs (climate change, stratospheric ozone depletion, and ocean acidification) remain essentially unchanged from the earlier analysis. Regional-level boundaries as well as globally aggregated PBs have now been developed for biosphere integrity (earlier “biodiversity loss”), biogeochemical flows, land-system change, and freshwater use. At present, only one regional boundary (south Asian monsoon) can be established for atmospheric aerosol loading. Although we cannot identify a single PB for novel entities (here defined as new substances, new forms of existing substances, and modified life forms that have the potential for unwanted geophysical and/or biological effects), they are included in the PB framework, given their potential to change the state of the ES. Two of the PBs—climate change and biosphere integrity—are recognized as “core” PBs based on their fundamental importance for the ES. The climate system is a manifestation of the amount, distribution, and net balance of energy at Earth’s surface; the biosphere regulates material and energy flows in the ES and increases its resilience to abrupt and gradual change. Anthropogenic perturbation levels of four of the ES processes/features (climate change, biosphere integrity, biogeochemical flows, and land-system change) exceed the proposed PB (see the figure).\n            \n            \n              CONCLUSIONS\n              PBs are scientifically based levels of human perturbation of the ES beyond which ES functioning may be substantially altered. Transgression of the PBs thus creates substantial risk of destabilizing the Holocene state of the ES in which modern societies have evolved. The PB framework does not dictate how societies should develop. These are political decisions that must include consideration of the human dimensions, including equity, not incorporated in the PB framework. Nevertheless, by identifying a safe operating space for humanity on Earth, the PB framework can make a valuable contribution to decision-makers in charting desirable courses for societal development.\n              \n                \n                  Current status of the control variables for seven of the planetary boundaries.\n                  \n                    The green zone is the safe operating space, the yellow represents the zone of uncertainty (increasing risk), and the red is a high-risk zone. The planetary boundary itself lies at the intersection of the green and yellow zones. The control variables have been normalized for the zone of uncertainty; the center of the figure therefore does not represent values of 0 for the control variables. The control variable shown for climate change is atmospheric CO\n                    2\n                    concentration. Processes for which global-level boundaries cannot yet be quantified are represented by gray wedges; these are atmospheric aerosol loading, novel entities, and the functional role of biosphere integrity.\n                  \n                \n                \n              \n            \n          , \n            The planetary boundaries framework defines a safe operating space for humanity based on the intrinsic biophysical processes that regulate the stability of the Earth system. Here, we revise and update the planetary boundary framework, with a focus on the underpinning biophysical science, based on targeted input from expert research communities and on more general scientific advances over the past 5 years. Several of the boundaries now have a two-tier approach, reflecting the importance of cross-scale interactions and the regional-level heterogeneity of the processes that underpin the boundaries. Two core boundaries—climate change and biosphere integrity—have been identified, each of which has the potential on its own to drive the Earth system into a new state should they be substantially and persistently transgressed.","container-title":"Science","DOI":"10.1126/science.1259855","ISSN":"0036-8075, 1095-9203","issue":"6223","journalAbbreviation":"Science","language":"en","page":"1259855","source":"DOI.org (Crossref)","title":"Planetary boundaries: Guiding human development on a changing planet","title-short":"Planetary boundaries","volume":"347","author":[{"family":"Steffen","given":"Will"},{"family":"Richardson","given":"Katherine"},{"family":"Rockström","given":"Johan"},{"family":"Cornell","given":"Sarah E."},{"family":"Fetzer","given":"Ingo"},{"family":"Bennett","given":"Elena M."},{"family":"Biggs","given":"Reinette"},{"family":"Carpenter","given":"Stephen R."},{"family":"De Vries","given":"Wim"},{"family":"De Wit","given":"Cynthia A."},{"family":"Folke","given":"Carl"},{"family":"Gerten","given":"Dieter"},{"family":"Heinke","given":"Jens"},{"family":"Mace","given":"Georgina M."},{"family":"Persson","given":"Linn M."},{"family":"Ramanathan","given":"Veerabhadran"},{"family":"Reyers","given":"Belinda"},{"family":"Sörlin","given":"Sverker"}],"issued":{"date-parts":[["2015",2,13]]}}}],"schema":"https://github.com/citation-style-language/schema/raw/master/csl-citation.json"} </w:instrText>
      </w:r>
      <w:r w:rsidR="00CD1C6C">
        <w:fldChar w:fldCharType="separate"/>
      </w:r>
      <w:r w:rsidR="00CD1C6C" w:rsidRPr="00CD1C6C">
        <w:rPr>
          <w:rFonts w:ascii="Calibri" w:hAnsi="Calibri" w:cs="Calibri"/>
          <w:szCs w:val="24"/>
          <w:vertAlign w:val="superscript"/>
        </w:rPr>
        <w:t>23,24</w:t>
      </w:r>
      <w:r w:rsidR="00CD1C6C">
        <w:fldChar w:fldCharType="end"/>
      </w:r>
      <w:r w:rsidR="0049099E">
        <w:t xml:space="preserve"> </w:t>
      </w:r>
      <w:r w:rsidR="000B099C">
        <w:t>B</w:t>
      </w:r>
      <w:r w:rsidR="0049099E">
        <w:t xml:space="preserve">reaching </w:t>
      </w:r>
      <w:r w:rsidR="000B099C">
        <w:t xml:space="preserve">these boundaries </w:t>
      </w:r>
      <w:r w:rsidR="0049099E">
        <w:t>could potentially lead to</w:t>
      </w:r>
      <w:r w:rsidR="000B099C">
        <w:t xml:space="preserve"> instability on our planet</w:t>
      </w:r>
      <w:r w:rsidR="00C21C8C">
        <w:t>.</w:t>
      </w:r>
      <w:r w:rsidR="0098307C">
        <w:fldChar w:fldCharType="begin"/>
      </w:r>
      <w:r w:rsidR="0098307C">
        <w:instrText xml:space="preserve"> ADDIN ZOTERO_ITEM CSL_CITATION {"citationID":"0Y6FqYWf","properties":{"formattedCitation":"\\super 25\\nosupersub{}","plainCitation":"25","noteIndex":0},"citationItems":[{"id":335,"uris":["http://zotero.org/users/local/gMmtBwrT/items/JZ64FASZ"],"itemData":{"id":335,"type":"article-journal","abstract":"We provide guidelines for performing absolute environmental sustainability assessments (AESA) of chemicals based on the planetary boundaries and classifying them as sustainable or unsustainable, and use them to evaluate 492 chemical products.\n          , \n            \n              Environmental assessments in green chemistry often rely on simplified metrics that enable comparisons between alternative routes but fail to shed light on whether they are truly sustainable in absolute terms,\n              viz\n              . relative to the Earth's ecological capacity. To expand our currently limited knowledge of the extent to which chemicals are environmentally sustainable, here we analyse 492 chemical products through the lens of seven planetary boundaries representing critical biophysical limits that should never be exceeded. We found that most of them transgress these environmental guardrails, mainly the ones strongly connected to greenhouse gas emissions (\n              i.e.\n              , climate change, ocean acidification and biosphere integrity). However, their levels of transgression fail to correlate with their carbon footprints, currently the focus of most studies, implying that chemicals entailing higher greenhouse gas emissions are not necessarily less environmentally sustainable in absolute terms. Our work points towards the need to embrace absolute sustainability criteria in current environmental assessments, which will require agreeing on how to allocate shares of the planet's ecological capacity among anthropogenic activities, including chemicals’ production. This work's absolute environmental sustainability assessment (AESA) method, which could complement standard life cycle assessment approaches, might help experimental researchers working in green chemistry develop truly ‘green’ products. The AESA method should be taken as a starting point to devise holistic approaches for quantifying the absolute environmental impact of chemicals to guide research and policymaking more sensibly.","container-title":"Green Chemistry","DOI":"10.1039/D1GC02623B","ISSN":"1463-9262, 1463-9270","issue":"24","journalAbbreviation":"Green Chem.","language":"en","page":"9881-9893","source":"DOI.org (Crossref)","title":"Planetary metrics for the absolute environmental sustainability assessment of chemicals","volume":"23","author":[{"family":"Tulus","given":"Victor"},{"family":"Pérez-Ramírez","given":"Javier"},{"family":"Guillén-Gosálbez","given":"Gonzalo"}],"issued":{"date-parts":[["2021"]]}}}],"schema":"https://github.com/citation-style-language/schema/raw/master/csl-citation.json"} </w:instrText>
      </w:r>
      <w:r w:rsidR="0098307C">
        <w:fldChar w:fldCharType="separate"/>
      </w:r>
      <w:r w:rsidR="0098307C" w:rsidRPr="0098307C">
        <w:rPr>
          <w:rFonts w:ascii="Calibri" w:hAnsi="Calibri" w:cs="Calibri"/>
          <w:szCs w:val="24"/>
          <w:vertAlign w:val="superscript"/>
        </w:rPr>
        <w:t>25</w:t>
      </w:r>
      <w:r w:rsidR="0098307C">
        <w:fldChar w:fldCharType="end"/>
      </w:r>
      <w:r w:rsidR="00C21C8C">
        <w:t xml:space="preserve"> </w:t>
      </w:r>
      <w:r w:rsidR="007214A9">
        <w:t xml:space="preserve">Similarly, various studies evaluating established and emerging </w:t>
      </w:r>
      <w:r w:rsidR="00854C60">
        <w:t>methanol production technologies exist in literature.</w:t>
      </w:r>
      <w:r w:rsidR="00854C60">
        <w:fldChar w:fldCharType="begin"/>
      </w:r>
      <w:r w:rsidR="00854C60">
        <w:instrText xml:space="preserve"> ADDIN ZOTERO_ITEM CSL_CITATION {"citationID":"PnoqcB3m","properties":{"formattedCitation":"\\super 5,19\\nosupersub{}","plainCitation":"5,19","noteIndex":0},"citationItems":[{"id":142,"uris":["http://zotero.org/users/local/gMmtBwrT/items/MPWNAVKB"],"itemData":{"id":142,"type":"article-journal","abstract":"A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and Environmental Science","DOI":"10.1039/c9ee01673b","ISSN":"17545706","issue":"12","note":"publisher: Royal Society of Chemistry","page":"3425-3436","title":"Plant-to-planet analysis of CO2-based methanol processes","volume":"12","author":[{"family":"González-Garay","given":"Andrés"},{"family":"Frei","given":"Matthias S."},{"family":"Al-Qahtani","given":"Amjad"},{"family":"Mondelli","given":"Cecilia"},{"family":"Guillén-Gosálbez","given":"Gonzalo"},{"family":"Pérez-Ramírez","given":"Javier"}],"issued":{"date-parts":[["2019",12,1]]}}},{"id":218,"uris":["http://zotero.org/users/local/gMmtBwrT/items/ILMVC455"],"itemData":{"id":218,"type":"article-journal","container-title":"Applied Energy","DOI":"10.1016/j.apenergy.2015.07.067","ISSN":"03062619","journalAbbreviation":"Applied Energy","language":"en","page":"718-732","source":"DOI.org (Crossref)","title":"Methanol synthesis using captured CO2 as raw material: Techno-economic and environmental assessment","title-short":"Methanol synthesis using captured CO2 as raw material","volume":"161","author":[{"family":"Pérez-Fortes","given":"Mar"},{"family":"Schöneberger","given":"Jan C."},{"family":"Boulamanti","given":"Aikaterini"},{"family":"Tzimas","given":"Evangelos"}],"issued":{"date-parts":[["2016",1]]}}}],"schema":"https://github.com/citation-style-language/schema/raw/master/csl-citation.json"} </w:instrText>
      </w:r>
      <w:r w:rsidR="00854C60">
        <w:fldChar w:fldCharType="separate"/>
      </w:r>
      <w:r w:rsidR="00854C60" w:rsidRPr="00854C60">
        <w:rPr>
          <w:rFonts w:ascii="Calibri" w:hAnsi="Calibri" w:cs="Calibri"/>
          <w:szCs w:val="24"/>
          <w:vertAlign w:val="superscript"/>
        </w:rPr>
        <w:t>5,19</w:t>
      </w:r>
      <w:r w:rsidR="00854C60">
        <w:fldChar w:fldCharType="end"/>
      </w:r>
      <w:commentRangeEnd w:id="28"/>
      <w:r w:rsidR="00927C65">
        <w:rPr>
          <w:rStyle w:val="CommentReference"/>
          <w:rFonts w:cstheme="minorBidi"/>
          <w:w w:val="100"/>
        </w:rPr>
        <w:commentReference w:id="28"/>
      </w:r>
    </w:p>
    <w:p w14:paraId="792429E4" w14:textId="008BF290" w:rsidR="00D12971" w:rsidRDefault="003C3A96" w:rsidP="00266E52">
      <w:pPr>
        <w:pStyle w:val="RSCB02ArticleText"/>
        <w:ind w:firstLine="284"/>
      </w:pPr>
      <w:r>
        <w:t>In previous techno</w:t>
      </w:r>
      <w:r>
        <w:noBreakHyphen/>
        <w:t>economic and LCA studies, the standard approach involved creating a process model to quantify mass and energy flows within the primary plant (</w:t>
      </w:r>
      <w:r w:rsidRPr="003C3A96">
        <w:rPr>
          <w:i/>
        </w:rPr>
        <w:t>i.e.</w:t>
      </w:r>
      <w:r>
        <w:t>, the foreground system).</w:t>
      </w:r>
      <w:r w:rsidR="009C1820">
        <w:fldChar w:fldCharType="begin"/>
      </w:r>
      <w:r w:rsidR="0098307C">
        <w:instrText xml:space="preserve"> ADDIN ZOTERO_ITEM CSL_CITATION {"citationID":"aUQNp9SH","properties":{"formattedCitation":"\\super 26\\nosupersub{}","plainCitation":"26","noteIndex":0},"citationItems":[{"id":326,"uris":["http://zotero.org/users/local/gMmtBwrT/items/J2TDCJZP"],"itemData":{"id":326,"type":"article-journal","abstract":"Design in the chemical industry increasingly aims not only at economic but also at environmental targets. Environmental targets are usually best quantified using the standardized, holistic method of life cycle assessment (LCA). The resulting life cycle perspective poses a major challenge to chemical engineering design because the design scope is expanded to include process, product, and supply chain. Here, we first provide a brief tutorial highlighting key elements of LCA. Methods to fill data gaps in LCA are discussed, as capturing the full life cycle is data intensive. On this basis, we review recent methods for integrating LCA into the design of chemical processes, products, and supply chains. Whereas adding LCA as a posteriori tool for decision support can be regarded as established, the integration of LCA into the design process is an active field of research. We present recent advances and derive future challenges for LCA-based design.","container-title":"Annual Review of Chemical and Biomolecular Engineering","DOI":"10.1146/annurev-chembioeng-011520-075844","ISSN":"1947-5438, 1947-5446","issue":"1","journalAbbreviation":"Annu. Rev. Chem. Biomol. Eng.","language":"en","page":"203-233","source":"DOI.org (Crossref)","title":"Life Cycle Assessment for the Design of Chemical Processes, Products, and Supply Chains","volume":"11","author":[{"family":"Kleinekorte","given":"Johanna"},{"family":"Fleitmann","given":"Lorenz"},{"family":"Bachmann","given":"Marvin"},{"family":"Kätelhön","given":"Arne"},{"family":"Barbosa-Póvoa","given":"Ana"},{"family":"Von Der Assen","given":"Niklas"},{"family":"Bardow","given":"André"}],"issued":{"date-parts":[["2020",6,8]]}}}],"schema":"https://github.com/citation-style-language/schema/raw/master/csl-citation.json"} </w:instrText>
      </w:r>
      <w:r w:rsidR="009C1820">
        <w:fldChar w:fldCharType="separate"/>
      </w:r>
      <w:r w:rsidR="0098307C" w:rsidRPr="0098307C">
        <w:rPr>
          <w:rFonts w:ascii="Calibri" w:hAnsi="Calibri" w:cs="Calibri"/>
          <w:szCs w:val="24"/>
          <w:vertAlign w:val="superscript"/>
        </w:rPr>
        <w:t>26</w:t>
      </w:r>
      <w:r w:rsidR="009C1820">
        <w:fldChar w:fldCharType="end"/>
      </w:r>
      <w:r>
        <w:t xml:space="preserve"> Subsequently, this data was integrated with life cycle emissions related to these material and energy inputs, considering a wide range of technologies within the associated chemical supply chains (</w:t>
      </w:r>
      <w:r>
        <w:rPr>
          <w:i/>
        </w:rPr>
        <w:t>i.e.</w:t>
      </w:r>
      <w:r>
        <w:t>, the background system).</w:t>
      </w:r>
      <w:r w:rsidR="009C1820">
        <w:fldChar w:fldCharType="begin"/>
      </w:r>
      <w:r w:rsidR="0098307C">
        <w:instrText xml:space="preserve"> ADDIN ZOTERO_ITEM CSL_CITATION {"citationID":"6OHw1LLm","properties":{"formattedCitation":"\\super 26\\nosupersub{}","plainCitation":"26","noteIndex":0},"citationItems":[{"id":326,"uris":["http://zotero.org/users/local/gMmtBwrT/items/J2TDCJZP"],"itemData":{"id":326,"type":"article-journal","abstract":"Design in the chemical industry increasingly aims not only at economic but also at environmental targets. Environmental targets are usually best quantified using the standardized, holistic method of life cycle assessment (LCA). The resulting life cycle perspective poses a major challenge to chemical engineering design because the design scope is expanded to include process, product, and supply chain. Here, we first provide a brief tutorial highlighting key elements of LCA. Methods to fill data gaps in LCA are discussed, as capturing the full life cycle is data intensive. On this basis, we review recent methods for integrating LCA into the design of chemical processes, products, and supply chains. Whereas adding LCA as a posteriori tool for decision support can be regarded as established, the integration of LCA into the design process is an active field of research. We present recent advances and derive future challenges for LCA-based design.","container-title":"Annual Review of Chemical and Biomolecular Engineering","DOI":"10.1146/annurev-chembioeng-011520-075844","ISSN":"1947-5438, 1947-5446","issue":"1","journalAbbreviation":"Annu. Rev. Chem. Biomol. Eng.","language":"en","page":"203-233","source":"DOI.org (Crossref)","title":"Life Cycle Assessment for the Design of Chemical Processes, Products, and Supply Chains","volume":"11","author":[{"family":"Kleinekorte","given":"Johanna"},{"family":"Fleitmann","given":"Lorenz"},{"family":"Bachmann","given":"Marvin"},{"family":"Kätelhön","given":"Arne"},{"family":"Barbosa-Póvoa","given":"Ana"},{"family":"Von Der Assen","given":"Niklas"},{"family":"Bardow","given":"André"}],"issued":{"date-parts":[["2020",6,8]]}}}],"schema":"https://github.com/citation-style-language/schema/raw/master/csl-citation.json"} </w:instrText>
      </w:r>
      <w:r w:rsidR="009C1820">
        <w:fldChar w:fldCharType="separate"/>
      </w:r>
      <w:r w:rsidR="0098307C" w:rsidRPr="0098307C">
        <w:rPr>
          <w:rFonts w:ascii="Calibri" w:hAnsi="Calibri" w:cs="Calibri"/>
          <w:szCs w:val="24"/>
          <w:vertAlign w:val="superscript"/>
        </w:rPr>
        <w:t>26</w:t>
      </w:r>
      <w:r w:rsidR="009C1820">
        <w:fldChar w:fldCharType="end"/>
      </w:r>
      <w:r>
        <w:t xml:space="preserve"> Historically, LCAs for chemicals frequently assumed a fixed background system, representing the existing state of the technosphere.</w:t>
      </w:r>
      <w:r w:rsidR="005B53B2">
        <w:fldChar w:fldCharType="begin"/>
      </w:r>
      <w:r w:rsidR="0098307C">
        <w:instrText xml:space="preserve"> ADDIN ZOTERO_ITEM CSL_CITATION {"citationID":"FzTfTdVe","properties":{"formattedCitation":"\\super 27,28\\nosupersub{}","plainCitation":"27,28","noteIndex":0},"citationItems":[{"id":195,"uris":["http://zotero.org/users/local/gMmtBwrT/items/FZ43FAFY"],"itemData":{"id":195,"type":"article-journal","abstract":"Abstract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5B53B2">
        <w:fldChar w:fldCharType="separate"/>
      </w:r>
      <w:r w:rsidR="0098307C" w:rsidRPr="0098307C">
        <w:rPr>
          <w:rFonts w:ascii="Calibri" w:hAnsi="Calibri" w:cs="Calibri"/>
          <w:szCs w:val="24"/>
          <w:vertAlign w:val="superscript"/>
        </w:rPr>
        <w:t>27,28</w:t>
      </w:r>
      <w:r w:rsidR="005B53B2">
        <w:fldChar w:fldCharType="end"/>
      </w:r>
      <w:r>
        <w:t xml:space="preserve"> </w:t>
      </w:r>
      <w:commentRangeStart w:id="30"/>
      <w:r w:rsidR="00934A26">
        <w:t>However,</w:t>
      </w:r>
      <w:r w:rsidR="00D22DCE">
        <w:t xml:space="preserve"> the </w:t>
      </w:r>
      <w:r w:rsidR="00261E92">
        <w:t xml:space="preserve">current </w:t>
      </w:r>
      <w:r w:rsidR="00D22DCE">
        <w:t xml:space="preserve">landscape is swiftly evolving </w:t>
      </w:r>
      <w:r w:rsidR="00934A26">
        <w:t xml:space="preserve">in response to decarbonisation challenges, as demonstrated by various climate policies </w:t>
      </w:r>
      <w:r w:rsidR="00D22DCE">
        <w:t xml:space="preserve">proposed in </w:t>
      </w:r>
      <w:r w:rsidR="00A034FD">
        <w:t>alignment</w:t>
      </w:r>
      <w:r w:rsidR="00934A26">
        <w:t xml:space="preserve"> with the</w:t>
      </w:r>
      <w:r w:rsidR="00B74E3F">
        <w:t xml:space="preserve"> goals of the</w:t>
      </w:r>
      <w:r w:rsidR="00934A26">
        <w:t xml:space="preserve"> Paris Agreement. </w:t>
      </w:r>
      <w:r w:rsidR="00D859B0">
        <w:t>Achieving the objectives set by these policies will necessitate significant changes in our economic structure, involving the decarbonisation of energy generation and transportation.</w:t>
      </w:r>
      <w:r>
        <w:t xml:space="preserve"> </w:t>
      </w:r>
      <w:r w:rsidR="00971666">
        <w:t xml:space="preserve">These transformations are likely </w:t>
      </w:r>
      <w:r w:rsidR="00CF3C43">
        <w:t>to have a substantial impact on all industrial sectors</w:t>
      </w:r>
      <w:r w:rsidR="00971666">
        <w:t xml:space="preserve">. </w:t>
      </w:r>
      <w:r w:rsidR="00E324F4">
        <w:t>Therefore, d</w:t>
      </w:r>
      <w:r w:rsidR="00971666">
        <w:t>isregarding these forthcoming technological shifts when assessing environmental impacts of chemicals could result in spurious and misguided conclusions.</w:t>
      </w:r>
      <w:commentRangeEnd w:id="30"/>
      <w:r w:rsidR="00927C65">
        <w:rPr>
          <w:rStyle w:val="CommentReference"/>
          <w:rFonts w:cstheme="minorBidi"/>
          <w:w w:val="100"/>
        </w:rPr>
        <w:commentReference w:id="30"/>
      </w:r>
    </w:p>
    <w:p w14:paraId="687A10B2" w14:textId="1F91935D" w:rsidR="008B5876" w:rsidRDefault="006942CB" w:rsidP="00266E52">
      <w:pPr>
        <w:pStyle w:val="RSCB02ArticleText"/>
        <w:ind w:firstLine="284"/>
      </w:pPr>
      <w:r>
        <w:t xml:space="preserve">Hence, in this work, </w:t>
      </w:r>
      <w:r w:rsidR="00D26615">
        <w:t xml:space="preserve">we </w:t>
      </w:r>
      <w:r w:rsidR="00167EFC">
        <w:t xml:space="preserve">aim to </w:t>
      </w:r>
      <w:r w:rsidR="00D26615">
        <w:t>explore the extent to which forthcoming economic developments might impact the environmental consequences associated with emerging chemical production pathways. To achieve this, we assess the environmental impact of fossil and green hydrogen, ammonia, and methanol while consider</w:t>
      </w:r>
      <w:r w:rsidR="00800A7B">
        <w:t>ing</w:t>
      </w:r>
      <w:r w:rsidR="00D26615">
        <w:t xml:space="preserve"> future economic projections derived with Integrated Assessment Models (IAMs). IAMs</w:t>
      </w:r>
      <w:r w:rsidR="007E38BD">
        <w:t>,</w:t>
      </w:r>
      <w:r w:rsidR="00D26615">
        <w:t xml:space="preserve"> such as IMAGE</w:t>
      </w:r>
      <w:r w:rsidR="007E38BD">
        <w:t>,</w:t>
      </w:r>
      <w:r w:rsidR="00D26615">
        <w:t xml:space="preserve"> provide a comprehensive understanding of the interlinked relationships among society, the biosphere, and the climate system.</w:t>
      </w:r>
      <w:r w:rsidR="009304AD">
        <w:fldChar w:fldCharType="begin"/>
      </w:r>
      <w:r w:rsidR="009304AD">
        <w:instrText xml:space="preserve"> ADDIN ZOTERO_ITEM CSL_CITATION {"citationID":"73QOIC9M","properties":{"formattedCitation":"\\super 29\\nosupersub{}","plainCitation":"29","noteIndex":0},"citationItems":[{"id":289,"uris":["http://zotero.org/users/local/gMmtBwrT/items/2K4ECVXA"],"itemData":{"id":289,"type":"article-journal","abstract":"Prospective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9304AD">
        <w:fldChar w:fldCharType="separate"/>
      </w:r>
      <w:r w:rsidR="009304AD" w:rsidRPr="009304AD">
        <w:rPr>
          <w:rFonts w:ascii="Calibri" w:hAnsi="Calibri" w:cs="Calibri"/>
          <w:szCs w:val="24"/>
          <w:vertAlign w:val="superscript"/>
        </w:rPr>
        <w:t>29</w:t>
      </w:r>
      <w:r w:rsidR="009304AD">
        <w:fldChar w:fldCharType="end"/>
      </w:r>
      <w:r w:rsidR="00D6443E">
        <w:t xml:space="preserve"> </w:t>
      </w:r>
      <w:commentRangeStart w:id="31"/>
      <w:r w:rsidR="00D6443E">
        <w:t>This enables us to evaluate the current and future global environmental impacts based on anticipated socio</w:t>
      </w:r>
      <w:r w:rsidR="00D6443E">
        <w:noBreakHyphen/>
        <w:t>economic and technological advancements</w:t>
      </w:r>
      <w:commentRangeEnd w:id="31"/>
      <w:r w:rsidR="00927C65">
        <w:rPr>
          <w:rStyle w:val="CommentReference"/>
          <w:rFonts w:cstheme="minorBidi"/>
          <w:w w:val="100"/>
        </w:rPr>
        <w:commentReference w:id="31"/>
      </w:r>
      <w:r w:rsidR="00D6443E">
        <w:t xml:space="preserve">. In this regard, we utilise the </w:t>
      </w:r>
      <w:r w:rsidR="00D6443E">
        <w:rPr>
          <w:i/>
        </w:rPr>
        <w:t>premise</w:t>
      </w:r>
      <w:r w:rsidR="00D6443E">
        <w:t xml:space="preserve"> framework to construct future </w:t>
      </w:r>
      <w:r w:rsidR="00D6443E">
        <w:lastRenderedPageBreak/>
        <w:t>background data that aligns with the results derived from the IMAGE model.</w:t>
      </w:r>
      <w:r w:rsidR="00430DA3">
        <w:fldChar w:fldCharType="begin"/>
      </w:r>
      <w:r w:rsidR="00430DA3">
        <w:instrText xml:space="preserve"> ADDIN ZOTERO_ITEM CSL_CITATION {"citationID":"69RoMRia","properties":{"formattedCitation":"\\super 29\\nosupersub{}","plainCitation":"29","noteIndex":0},"citationItems":[{"id":289,"uris":["http://zotero.org/users/local/gMmtBwrT/items/2K4ECVXA"],"itemData":{"id":289,"type":"article-journal","abstract":"Prospective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430DA3">
        <w:fldChar w:fldCharType="separate"/>
      </w:r>
      <w:r w:rsidR="00430DA3" w:rsidRPr="00430DA3">
        <w:rPr>
          <w:rFonts w:ascii="Calibri" w:hAnsi="Calibri" w:cs="Calibri"/>
          <w:szCs w:val="24"/>
          <w:vertAlign w:val="superscript"/>
        </w:rPr>
        <w:t>29</w:t>
      </w:r>
      <w:r w:rsidR="00430DA3">
        <w:fldChar w:fldCharType="end"/>
      </w:r>
      <w:r w:rsidR="00D6443E">
        <w:t xml:space="preserve"> More specifically, we conduct a prospective life cycle assessment (pLCA) spanning from 2020 to 2050, with 2020 as our reference year </w:t>
      </w:r>
      <w:r w:rsidR="000C39E8">
        <w:t>for</w:t>
      </w:r>
      <w:r w:rsidR="00D6443E">
        <w:t xml:space="preserve"> analysis. Additionally, we extend the temporal dimension of platform chemical production to a regional level, encompassing 26 different regions </w:t>
      </w:r>
      <w:commentRangeStart w:id="32"/>
      <w:r w:rsidR="00D6443E">
        <w:t>worldwide</w:t>
      </w:r>
      <w:commentRangeEnd w:id="32"/>
      <w:r w:rsidR="00927C65">
        <w:rPr>
          <w:rStyle w:val="CommentReference"/>
          <w:rFonts w:cstheme="minorBidi"/>
          <w:w w:val="100"/>
        </w:rPr>
        <w:commentReference w:id="32"/>
      </w:r>
      <w:r w:rsidR="00D6443E">
        <w:t>.</w:t>
      </w:r>
    </w:p>
    <w:p w14:paraId="633538D0" w14:textId="3DD2E21D" w:rsidR="00D6443E" w:rsidRPr="00D6443E" w:rsidRDefault="00D6443E" w:rsidP="00E438ED">
      <w:pPr>
        <w:pStyle w:val="RSCB02ArticleText"/>
        <w:ind w:firstLine="284"/>
      </w:pPr>
      <w:r>
        <w:t>Overall, our results provide a broader perspective on the environmental performance of various chemical production methods, shedding light on the true potential of both fossil and renewable carbon</w:t>
      </w:r>
      <w:r>
        <w:noBreakHyphen/>
        <w:t>based chemicals under plausible future socio</w:t>
      </w:r>
      <w:r>
        <w:noBreakHyphen/>
        <w:t>economic and technological scenarios.</w:t>
      </w:r>
    </w:p>
    <w:p w14:paraId="35ED1D70" w14:textId="45555075" w:rsidR="00AC5852" w:rsidRDefault="00AC5852" w:rsidP="00B018A2">
      <w:pPr>
        <w:pStyle w:val="RSCB04AHeadingSection"/>
      </w:pPr>
      <w:r>
        <w:t>Methods</w:t>
      </w:r>
    </w:p>
    <w:p w14:paraId="6D467C84" w14:textId="3445BE10" w:rsidR="00B018A2" w:rsidRDefault="00B018A2" w:rsidP="00B018A2">
      <w:pPr>
        <w:pStyle w:val="RSCB02ArticleText"/>
      </w:pPr>
      <w:r>
        <w:t>xxx</w:t>
      </w:r>
    </w:p>
    <w:p w14:paraId="4D773BD3" w14:textId="1DE8640D" w:rsidR="00AC5852" w:rsidRDefault="00AC5852" w:rsidP="00AF4737">
      <w:pPr>
        <w:pStyle w:val="RSCB04AHeadingSection"/>
      </w:pPr>
      <w:r>
        <w:t>Results and discussion</w:t>
      </w:r>
    </w:p>
    <w:p w14:paraId="7752F70C" w14:textId="2CB23CC5" w:rsidR="00B018A2" w:rsidRDefault="00B018A2" w:rsidP="00B018A2">
      <w:pPr>
        <w:pStyle w:val="RSCB02ArticleText"/>
      </w:pPr>
      <w:r>
        <w:t>xxx</w:t>
      </w:r>
    </w:p>
    <w:p w14:paraId="7F948B1F" w14:textId="283D7D8B" w:rsidR="00E61949" w:rsidRDefault="00180ABE" w:rsidP="00AF4737">
      <w:pPr>
        <w:pStyle w:val="RSCB04AHeadingSection"/>
      </w:pPr>
      <w:r w:rsidRPr="00A61D3E">
        <w:t>Conclusions</w:t>
      </w:r>
    </w:p>
    <w:p w14:paraId="3BC17818" w14:textId="21192EE1" w:rsidR="00B018A2" w:rsidRPr="00A61D3E" w:rsidRDefault="00B018A2" w:rsidP="00B018A2">
      <w:pPr>
        <w:pStyle w:val="RSCB02ArticleText"/>
      </w:pPr>
      <w:r>
        <w:t>xxx</w:t>
      </w:r>
    </w:p>
    <w:p w14:paraId="466E01EF" w14:textId="473B3F16" w:rsidR="001925B0" w:rsidRDefault="001925B0" w:rsidP="001925B0">
      <w:pPr>
        <w:pStyle w:val="RSCB04AHeadingSection"/>
      </w:pPr>
      <w:r>
        <w:t>Author Contributions</w:t>
      </w:r>
    </w:p>
    <w:p w14:paraId="054D045F" w14:textId="5F0A0881" w:rsidR="001925B0" w:rsidRDefault="0048674F" w:rsidP="0048674F">
      <w:pPr>
        <w:pStyle w:val="RSCB02ArticleText"/>
      </w:pPr>
      <w:r>
        <w:t>AN: conceptualisation, methodology, visualisation, formal analysis, writing – original draft, writing – review and editing; IRI: conceptualisation, methodology, validation, writing – original draft, writing – review and editing; AM: conceptualisation, methodology, visualisation, writing – original draft, writing – review and editing; JPR: conceptualisation, writing – review and editing, supervision, and project administration</w:t>
      </w:r>
      <w:r w:rsidR="00E305E7">
        <w:t>; GGG: conceptualisation, validation, writing – original draft, writing – review and editing, supervision, and project administration.</w:t>
      </w:r>
    </w:p>
    <w:p w14:paraId="177CDB0E" w14:textId="30DD831C" w:rsidR="00C9557D" w:rsidRDefault="00C9557D" w:rsidP="00C9557D">
      <w:pPr>
        <w:pStyle w:val="RSCB04AHeadingSection"/>
      </w:pPr>
      <w:r>
        <w:t>Conflict</w:t>
      </w:r>
      <w:r w:rsidR="00F05C18">
        <w:t>s</w:t>
      </w:r>
      <w:r>
        <w:t xml:space="preserve"> of interest</w:t>
      </w:r>
    </w:p>
    <w:p w14:paraId="246AAD08" w14:textId="6C0A1B30" w:rsidR="00A05364" w:rsidRPr="00A05364" w:rsidRDefault="0019573E" w:rsidP="0048674F">
      <w:pPr>
        <w:pStyle w:val="RSCB02ArticleText"/>
      </w:pPr>
      <w:r>
        <w:t>There are no conflicts to declare.</w:t>
      </w:r>
    </w:p>
    <w:p w14:paraId="2B7CDDB1" w14:textId="22A5C954" w:rsidR="00FA2DA2" w:rsidRDefault="00FA2DA2" w:rsidP="00FA2DA2">
      <w:pPr>
        <w:pStyle w:val="RSCB04AHeadingSection"/>
      </w:pPr>
      <w:r>
        <w:t>Acknowledgements</w:t>
      </w:r>
    </w:p>
    <w:p w14:paraId="70519FF5" w14:textId="40C95827" w:rsidR="00FA2DA2" w:rsidRDefault="0019573E" w:rsidP="0048674F">
      <w:pPr>
        <w:pStyle w:val="RSCB02ArticleText"/>
      </w:pPr>
      <w:r>
        <w:t xml:space="preserve">This publication was created as part of NCCR Catalysis (grant number 180544), a National Centre of Competence in Research funded by the </w:t>
      </w:r>
      <w:r w:rsidRPr="0048674F">
        <w:t>Swiss</w:t>
      </w:r>
      <w:r>
        <w:t xml:space="preserve"> National Science Foundation.</w:t>
      </w:r>
    </w:p>
    <w:p w14:paraId="1892B867" w14:textId="3765F39F" w:rsidR="00D010E8" w:rsidRPr="0047645B" w:rsidRDefault="0019573E" w:rsidP="0048674F">
      <w:pPr>
        <w:pStyle w:val="RSCB04AHeadingSection"/>
        <w:rPr>
          <w:sz w:val="18"/>
          <w:szCs w:val="18"/>
        </w:rPr>
      </w:pPr>
      <w:commentRangeStart w:id="33"/>
      <w:r>
        <w:t>References</w:t>
      </w:r>
      <w:commentRangeEnd w:id="33"/>
      <w:r w:rsidR="00D67E88">
        <w:rPr>
          <w:rStyle w:val="CommentReference"/>
          <w:b w:val="0"/>
        </w:rPr>
        <w:commentReference w:id="33"/>
      </w:r>
    </w:p>
    <w:p w14:paraId="66200F6B" w14:textId="77777777" w:rsidR="009304AD" w:rsidRPr="009304AD" w:rsidRDefault="00D67E88" w:rsidP="009304AD">
      <w:pPr>
        <w:pStyle w:val="Bibliography"/>
        <w:rPr>
          <w:rFonts w:ascii="Calibri" w:hAnsi="Calibri" w:cs="Calibri"/>
          <w:sz w:val="18"/>
        </w:rPr>
      </w:pPr>
      <w:r>
        <w:fldChar w:fldCharType="begin"/>
      </w:r>
      <w:r w:rsidRPr="0033376B">
        <w:instrText xml:space="preserve"> ADDIN ZOTERO_BIBL {"uncited":[],"omitted":[],"custom":[]} CSL_BIBLIOGRAPHY </w:instrText>
      </w:r>
      <w:r>
        <w:fldChar w:fldCharType="separate"/>
      </w:r>
      <w:r w:rsidR="009304AD" w:rsidRPr="009304AD">
        <w:rPr>
          <w:rFonts w:ascii="Calibri" w:hAnsi="Calibri" w:cs="Calibri"/>
          <w:sz w:val="18"/>
        </w:rPr>
        <w:t>1</w:t>
      </w:r>
      <w:r w:rsidR="009304AD" w:rsidRPr="009304AD">
        <w:rPr>
          <w:rFonts w:ascii="Calibri" w:hAnsi="Calibri" w:cs="Calibri"/>
          <w:sz w:val="18"/>
        </w:rPr>
        <w:tab/>
        <w:t xml:space="preserve">P. Gabrielli, L. Rosa, M. Gazzani, R. Meys, A. Bardow, M. Mazzotti and G. Sansavini, </w:t>
      </w:r>
      <w:r w:rsidR="009304AD" w:rsidRPr="009304AD">
        <w:rPr>
          <w:rFonts w:ascii="Calibri" w:hAnsi="Calibri" w:cs="Calibri"/>
          <w:i/>
          <w:iCs/>
          <w:sz w:val="18"/>
        </w:rPr>
        <w:t>One Earth</w:t>
      </w:r>
      <w:r w:rsidR="009304AD" w:rsidRPr="009304AD">
        <w:rPr>
          <w:rFonts w:ascii="Calibri" w:hAnsi="Calibri" w:cs="Calibri"/>
          <w:sz w:val="18"/>
        </w:rPr>
        <w:t xml:space="preserve">, 2023, </w:t>
      </w:r>
      <w:r w:rsidR="009304AD" w:rsidRPr="009304AD">
        <w:rPr>
          <w:rFonts w:ascii="Calibri" w:hAnsi="Calibri" w:cs="Calibri"/>
          <w:b/>
          <w:bCs/>
          <w:sz w:val="18"/>
        </w:rPr>
        <w:t>6</w:t>
      </w:r>
      <w:r w:rsidR="009304AD" w:rsidRPr="009304AD">
        <w:rPr>
          <w:rFonts w:ascii="Calibri" w:hAnsi="Calibri" w:cs="Calibri"/>
          <w:sz w:val="18"/>
        </w:rPr>
        <w:t>, 682–704.</w:t>
      </w:r>
    </w:p>
    <w:p w14:paraId="76FC6F6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w:t>
      </w:r>
      <w:r w:rsidRPr="009304AD">
        <w:rPr>
          <w:rFonts w:ascii="Calibri" w:hAnsi="Calibri" w:cs="Calibri"/>
          <w:sz w:val="18"/>
        </w:rPr>
        <w:tab/>
        <w:t xml:space="preserve">A. Nabera, I.-R. Istrate, A. J. Martín, J. Pérez-Ramírez and G. Guillén-Gosálbez, </w:t>
      </w:r>
      <w:r w:rsidRPr="009304AD">
        <w:rPr>
          <w:rFonts w:ascii="Calibri" w:hAnsi="Calibri" w:cs="Calibri"/>
          <w:i/>
          <w:iCs/>
          <w:sz w:val="18"/>
        </w:rPr>
        <w:t>Green Chem.</w:t>
      </w:r>
      <w:r w:rsidRPr="009304AD">
        <w:rPr>
          <w:rFonts w:ascii="Calibri" w:hAnsi="Calibri" w:cs="Calibri"/>
          <w:sz w:val="18"/>
        </w:rPr>
        <w:t xml:space="preserve">, 2023, </w:t>
      </w:r>
      <w:r w:rsidRPr="009304AD">
        <w:rPr>
          <w:rFonts w:ascii="Calibri" w:hAnsi="Calibri" w:cs="Calibri"/>
          <w:b/>
          <w:bCs/>
          <w:sz w:val="18"/>
        </w:rPr>
        <w:t>25</w:t>
      </w:r>
      <w:r w:rsidRPr="009304AD">
        <w:rPr>
          <w:rFonts w:ascii="Calibri" w:hAnsi="Calibri" w:cs="Calibri"/>
          <w:sz w:val="18"/>
        </w:rPr>
        <w:t>, 6603–6611.</w:t>
      </w:r>
    </w:p>
    <w:p w14:paraId="4D4AEC6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3</w:t>
      </w:r>
      <w:r w:rsidRPr="009304AD">
        <w:rPr>
          <w:rFonts w:ascii="Calibri" w:hAnsi="Calibri" w:cs="Calibri"/>
          <w:sz w:val="18"/>
        </w:rPr>
        <w:tab/>
        <w:t>World Bank, Monthly Prices, Commodity Markets.</w:t>
      </w:r>
    </w:p>
    <w:p w14:paraId="4E5D175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4</w:t>
      </w:r>
      <w:r w:rsidRPr="009304AD">
        <w:rPr>
          <w:rFonts w:ascii="Calibri" w:hAnsi="Calibri" w:cs="Calibri"/>
          <w:sz w:val="18"/>
        </w:rPr>
        <w:tab/>
        <w:t xml:space="preserve">T. Terlouw, C. Bauer, R. McKenna and M. Mazzotti, </w:t>
      </w:r>
      <w:r w:rsidRPr="009304AD">
        <w:rPr>
          <w:rFonts w:ascii="Calibri" w:hAnsi="Calibri" w:cs="Calibri"/>
          <w:i/>
          <w:iCs/>
          <w:sz w:val="18"/>
        </w:rPr>
        <w:t>Energy Environ. Sci.</w:t>
      </w:r>
      <w:r w:rsidRPr="009304AD">
        <w:rPr>
          <w:rFonts w:ascii="Calibri" w:hAnsi="Calibri" w:cs="Calibri"/>
          <w:sz w:val="18"/>
        </w:rPr>
        <w:t xml:space="preserve">, 2022, </w:t>
      </w:r>
      <w:r w:rsidRPr="009304AD">
        <w:rPr>
          <w:rFonts w:ascii="Calibri" w:hAnsi="Calibri" w:cs="Calibri"/>
          <w:b/>
          <w:bCs/>
          <w:sz w:val="18"/>
        </w:rPr>
        <w:t>15</w:t>
      </w:r>
      <w:r w:rsidRPr="009304AD">
        <w:rPr>
          <w:rFonts w:ascii="Calibri" w:hAnsi="Calibri" w:cs="Calibri"/>
          <w:sz w:val="18"/>
        </w:rPr>
        <w:t>, 3583–3602.</w:t>
      </w:r>
    </w:p>
    <w:p w14:paraId="64556D93"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5</w:t>
      </w:r>
      <w:r w:rsidRPr="009304AD">
        <w:rPr>
          <w:rFonts w:ascii="Calibri" w:hAnsi="Calibri" w:cs="Calibri"/>
          <w:sz w:val="18"/>
        </w:rPr>
        <w:tab/>
        <w:t xml:space="preserve">A. González-Garay, M. S. Frei, A. Al-Qahtani, C. Mondelli, G. Guillén-Gosálbez and J. Pérez-Ramírez, </w:t>
      </w:r>
      <w:r w:rsidRPr="009304AD">
        <w:rPr>
          <w:rFonts w:ascii="Calibri" w:hAnsi="Calibri" w:cs="Calibri"/>
          <w:i/>
          <w:iCs/>
          <w:sz w:val="18"/>
        </w:rPr>
        <w:t>Energy and Environmental Science</w:t>
      </w:r>
      <w:r w:rsidRPr="009304AD">
        <w:rPr>
          <w:rFonts w:ascii="Calibri" w:hAnsi="Calibri" w:cs="Calibri"/>
          <w:sz w:val="18"/>
        </w:rPr>
        <w:t xml:space="preserve">, 2019, </w:t>
      </w:r>
      <w:r w:rsidRPr="009304AD">
        <w:rPr>
          <w:rFonts w:ascii="Calibri" w:hAnsi="Calibri" w:cs="Calibri"/>
          <w:b/>
          <w:bCs/>
          <w:sz w:val="18"/>
        </w:rPr>
        <w:t>12</w:t>
      </w:r>
      <w:r w:rsidRPr="009304AD">
        <w:rPr>
          <w:rFonts w:ascii="Calibri" w:hAnsi="Calibri" w:cs="Calibri"/>
          <w:sz w:val="18"/>
        </w:rPr>
        <w:t>, 3425–3436.</w:t>
      </w:r>
    </w:p>
    <w:p w14:paraId="3C597BB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6</w:t>
      </w:r>
      <w:r w:rsidRPr="009304AD">
        <w:rPr>
          <w:rFonts w:ascii="Calibri" w:hAnsi="Calibri" w:cs="Calibri"/>
          <w:sz w:val="18"/>
        </w:rPr>
        <w:tab/>
        <w:t xml:space="preserve">S. C. D’Angelo, S. Cobo, V. Tulus, A. Nabera, A. J. Martín, J. Pérez-Ramírez and G. Guillén-Gosálbez, </w:t>
      </w:r>
      <w:r w:rsidRPr="009304AD">
        <w:rPr>
          <w:rFonts w:ascii="Calibri" w:hAnsi="Calibri" w:cs="Calibri"/>
          <w:i/>
          <w:iCs/>
          <w:sz w:val="18"/>
        </w:rPr>
        <w:t>ACS Sustainable Chem. Eng.</w:t>
      </w:r>
      <w:r w:rsidRPr="009304AD">
        <w:rPr>
          <w:rFonts w:ascii="Calibri" w:hAnsi="Calibri" w:cs="Calibri"/>
          <w:sz w:val="18"/>
        </w:rPr>
        <w:t xml:space="preserve">, 2021, </w:t>
      </w:r>
      <w:r w:rsidRPr="009304AD">
        <w:rPr>
          <w:rFonts w:ascii="Calibri" w:hAnsi="Calibri" w:cs="Calibri"/>
          <w:b/>
          <w:bCs/>
          <w:sz w:val="18"/>
        </w:rPr>
        <w:t>9</w:t>
      </w:r>
      <w:r w:rsidRPr="009304AD">
        <w:rPr>
          <w:rFonts w:ascii="Calibri" w:hAnsi="Calibri" w:cs="Calibri"/>
          <w:sz w:val="18"/>
        </w:rPr>
        <w:t>, 9740–9749.</w:t>
      </w:r>
    </w:p>
    <w:p w14:paraId="4FECEB9C"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7</w:t>
      </w:r>
      <w:r w:rsidRPr="009304AD">
        <w:rPr>
          <w:rFonts w:ascii="Calibri" w:hAnsi="Calibri" w:cs="Calibri"/>
          <w:sz w:val="18"/>
        </w:rPr>
        <w:tab/>
        <w:t xml:space="preserve">B. Parkinson, P. Balcombe, J. F. Speirs, A. D. Hawkes and K. Hellgardt, </w:t>
      </w:r>
      <w:r w:rsidRPr="009304AD">
        <w:rPr>
          <w:rFonts w:ascii="Calibri" w:hAnsi="Calibri" w:cs="Calibri"/>
          <w:i/>
          <w:iCs/>
          <w:sz w:val="18"/>
        </w:rPr>
        <w:t>Energy and Environmental Science</w:t>
      </w:r>
      <w:r w:rsidRPr="009304AD">
        <w:rPr>
          <w:rFonts w:ascii="Calibri" w:hAnsi="Calibri" w:cs="Calibri"/>
          <w:sz w:val="18"/>
        </w:rPr>
        <w:t xml:space="preserve">, 2019, </w:t>
      </w:r>
      <w:r w:rsidRPr="009304AD">
        <w:rPr>
          <w:rFonts w:ascii="Calibri" w:hAnsi="Calibri" w:cs="Calibri"/>
          <w:b/>
          <w:bCs/>
          <w:sz w:val="18"/>
        </w:rPr>
        <w:t>12</w:t>
      </w:r>
      <w:r w:rsidRPr="009304AD">
        <w:rPr>
          <w:rFonts w:ascii="Calibri" w:hAnsi="Calibri" w:cs="Calibri"/>
          <w:sz w:val="18"/>
        </w:rPr>
        <w:t>, 19–40.</w:t>
      </w:r>
    </w:p>
    <w:p w14:paraId="4F17935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8</w:t>
      </w:r>
      <w:r w:rsidRPr="009304AD">
        <w:rPr>
          <w:rFonts w:ascii="Calibri" w:hAnsi="Calibri" w:cs="Calibri"/>
          <w:sz w:val="18"/>
        </w:rPr>
        <w:tab/>
        <w:t xml:space="preserve">IEA, </w:t>
      </w:r>
      <w:r w:rsidRPr="009304AD">
        <w:rPr>
          <w:rFonts w:ascii="Calibri" w:hAnsi="Calibri" w:cs="Calibri"/>
          <w:i/>
          <w:iCs/>
          <w:sz w:val="18"/>
        </w:rPr>
        <w:t>Net Zero Roadmap: A Global Pathway to Keep the 1.5 °C Goal in Reach - 2023 Update</w:t>
      </w:r>
      <w:r w:rsidRPr="009304AD">
        <w:rPr>
          <w:rFonts w:ascii="Calibri" w:hAnsi="Calibri" w:cs="Calibri"/>
          <w:sz w:val="18"/>
        </w:rPr>
        <w:t>, International Energy Agency, 2023.</w:t>
      </w:r>
    </w:p>
    <w:p w14:paraId="567D52D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9</w:t>
      </w:r>
      <w:r w:rsidRPr="009304AD">
        <w:rPr>
          <w:rFonts w:ascii="Calibri" w:hAnsi="Calibri" w:cs="Calibri"/>
          <w:sz w:val="18"/>
        </w:rPr>
        <w:tab/>
        <w:t xml:space="preserve">C. A. Ramírez and E. Worrell, </w:t>
      </w:r>
      <w:r w:rsidRPr="009304AD">
        <w:rPr>
          <w:rFonts w:ascii="Calibri" w:hAnsi="Calibri" w:cs="Calibri"/>
          <w:i/>
          <w:iCs/>
          <w:sz w:val="18"/>
        </w:rPr>
        <w:t>Resources, Conservation and Recycling</w:t>
      </w:r>
      <w:r w:rsidRPr="009304AD">
        <w:rPr>
          <w:rFonts w:ascii="Calibri" w:hAnsi="Calibri" w:cs="Calibri"/>
          <w:sz w:val="18"/>
        </w:rPr>
        <w:t xml:space="preserve">, 2006, </w:t>
      </w:r>
      <w:r w:rsidRPr="009304AD">
        <w:rPr>
          <w:rFonts w:ascii="Calibri" w:hAnsi="Calibri" w:cs="Calibri"/>
          <w:b/>
          <w:bCs/>
          <w:sz w:val="18"/>
        </w:rPr>
        <w:t>46</w:t>
      </w:r>
      <w:r w:rsidRPr="009304AD">
        <w:rPr>
          <w:rFonts w:ascii="Calibri" w:hAnsi="Calibri" w:cs="Calibri"/>
          <w:sz w:val="18"/>
        </w:rPr>
        <w:t>, 75–93.</w:t>
      </w:r>
    </w:p>
    <w:p w14:paraId="20E0E0B2"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10</w:t>
      </w:r>
      <w:r w:rsidRPr="009304AD">
        <w:rPr>
          <w:rFonts w:ascii="Calibri" w:hAnsi="Calibri" w:cs="Calibri"/>
          <w:sz w:val="18"/>
        </w:rPr>
        <w:tab/>
        <w:t xml:space="preserve">IEA, </w:t>
      </w:r>
      <w:r w:rsidRPr="009304AD">
        <w:rPr>
          <w:rFonts w:ascii="Calibri" w:hAnsi="Calibri" w:cs="Calibri"/>
          <w:i/>
          <w:iCs/>
          <w:sz w:val="18"/>
        </w:rPr>
        <w:t>Ammonia Technology Roadmap: Towards more sustainable nitrogen fertiliser production</w:t>
      </w:r>
      <w:r w:rsidRPr="009304AD">
        <w:rPr>
          <w:rFonts w:ascii="Calibri" w:hAnsi="Calibri" w:cs="Calibri"/>
          <w:sz w:val="18"/>
        </w:rPr>
        <w:t>, International Energy Agency, 2021.</w:t>
      </w:r>
    </w:p>
    <w:p w14:paraId="6E18E28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11</w:t>
      </w:r>
      <w:r w:rsidRPr="009304AD">
        <w:rPr>
          <w:rFonts w:ascii="Calibri" w:hAnsi="Calibri" w:cs="Calibri"/>
          <w:sz w:val="18"/>
        </w:rPr>
        <w:tab/>
        <w:t xml:space="preserve">IRENA, </w:t>
      </w:r>
      <w:r w:rsidRPr="009304AD">
        <w:rPr>
          <w:rFonts w:ascii="Calibri" w:hAnsi="Calibri" w:cs="Calibri"/>
          <w:i/>
          <w:iCs/>
          <w:sz w:val="18"/>
        </w:rPr>
        <w:t>Global Renewables Outlook: Energy transformation 2050</w:t>
      </w:r>
      <w:r w:rsidRPr="009304AD">
        <w:rPr>
          <w:rFonts w:ascii="Calibri" w:hAnsi="Calibri" w:cs="Calibri"/>
          <w:sz w:val="18"/>
        </w:rPr>
        <w:t>, International Renewable Energy Agency, 2020.</w:t>
      </w:r>
    </w:p>
    <w:p w14:paraId="4BB75B64"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12</w:t>
      </w:r>
      <w:r w:rsidRPr="009304AD">
        <w:rPr>
          <w:rFonts w:ascii="Calibri" w:hAnsi="Calibri" w:cs="Calibri"/>
          <w:sz w:val="18"/>
        </w:rPr>
        <w:tab/>
        <w:t xml:space="preserve">IRENA, </w:t>
      </w:r>
      <w:r w:rsidRPr="009304AD">
        <w:rPr>
          <w:rFonts w:ascii="Calibri" w:hAnsi="Calibri" w:cs="Calibri"/>
          <w:i/>
          <w:iCs/>
          <w:sz w:val="18"/>
        </w:rPr>
        <w:t>Innovation Outlook: Renewable Methanol</w:t>
      </w:r>
      <w:r w:rsidRPr="009304AD">
        <w:rPr>
          <w:rFonts w:ascii="Calibri" w:hAnsi="Calibri" w:cs="Calibri"/>
          <w:sz w:val="18"/>
        </w:rPr>
        <w:t>, International Renewable Energy Agency, 2021.</w:t>
      </w:r>
    </w:p>
    <w:p w14:paraId="5439D907"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13</w:t>
      </w:r>
      <w:r w:rsidRPr="009304AD">
        <w:rPr>
          <w:rFonts w:ascii="Calibri" w:hAnsi="Calibri" w:cs="Calibri"/>
          <w:sz w:val="18"/>
        </w:rPr>
        <w:tab/>
        <w:t xml:space="preserve">T. J. Deka, A. I. Osman, D. C. Baruah and D. W. Rooney, </w:t>
      </w:r>
      <w:r w:rsidRPr="009304AD">
        <w:rPr>
          <w:rFonts w:ascii="Calibri" w:hAnsi="Calibri" w:cs="Calibri"/>
          <w:i/>
          <w:iCs/>
          <w:sz w:val="18"/>
        </w:rPr>
        <w:t>Environ Chem Lett</w:t>
      </w:r>
      <w:r w:rsidRPr="009304AD">
        <w:rPr>
          <w:rFonts w:ascii="Calibri" w:hAnsi="Calibri" w:cs="Calibri"/>
          <w:sz w:val="18"/>
        </w:rPr>
        <w:t xml:space="preserve">, 2022, </w:t>
      </w:r>
      <w:r w:rsidRPr="009304AD">
        <w:rPr>
          <w:rFonts w:ascii="Calibri" w:hAnsi="Calibri" w:cs="Calibri"/>
          <w:b/>
          <w:bCs/>
          <w:sz w:val="18"/>
        </w:rPr>
        <w:t>20</w:t>
      </w:r>
      <w:r w:rsidRPr="009304AD">
        <w:rPr>
          <w:rFonts w:ascii="Calibri" w:hAnsi="Calibri" w:cs="Calibri"/>
          <w:sz w:val="18"/>
        </w:rPr>
        <w:t>, 3525–3554.</w:t>
      </w:r>
    </w:p>
    <w:p w14:paraId="4A47C93E"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14</w:t>
      </w:r>
      <w:r w:rsidRPr="009304AD">
        <w:rPr>
          <w:rFonts w:ascii="Calibri" w:hAnsi="Calibri" w:cs="Calibri"/>
          <w:sz w:val="18"/>
        </w:rPr>
        <w:tab/>
        <w:t xml:space="preserve">B. Pandey, Y. K. Prajapati and P. N. Sheth, </w:t>
      </w:r>
      <w:r w:rsidRPr="009304AD">
        <w:rPr>
          <w:rFonts w:ascii="Calibri" w:hAnsi="Calibri" w:cs="Calibri"/>
          <w:i/>
          <w:iCs/>
          <w:sz w:val="18"/>
        </w:rPr>
        <w:t>International Journal of Hydrogen Energy</w:t>
      </w:r>
      <w:r w:rsidRPr="009304AD">
        <w:rPr>
          <w:rFonts w:ascii="Calibri" w:hAnsi="Calibri" w:cs="Calibri"/>
          <w:sz w:val="18"/>
        </w:rPr>
        <w:t xml:space="preserve">, 2019, </w:t>
      </w:r>
      <w:r w:rsidRPr="009304AD">
        <w:rPr>
          <w:rFonts w:ascii="Calibri" w:hAnsi="Calibri" w:cs="Calibri"/>
          <w:b/>
          <w:bCs/>
          <w:sz w:val="18"/>
        </w:rPr>
        <w:t>44</w:t>
      </w:r>
      <w:r w:rsidRPr="009304AD">
        <w:rPr>
          <w:rFonts w:ascii="Calibri" w:hAnsi="Calibri" w:cs="Calibri"/>
          <w:sz w:val="18"/>
        </w:rPr>
        <w:t>, 25384–25415.</w:t>
      </w:r>
    </w:p>
    <w:p w14:paraId="3F003859"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15</w:t>
      </w:r>
      <w:r w:rsidRPr="009304AD">
        <w:rPr>
          <w:rFonts w:ascii="Calibri" w:hAnsi="Calibri" w:cs="Calibri"/>
          <w:sz w:val="18"/>
        </w:rPr>
        <w:tab/>
        <w:t xml:space="preserve">J. Humphreys, R. Lan and S. Tao, </w:t>
      </w:r>
      <w:r w:rsidRPr="009304AD">
        <w:rPr>
          <w:rFonts w:ascii="Calibri" w:hAnsi="Calibri" w:cs="Calibri"/>
          <w:i/>
          <w:iCs/>
          <w:sz w:val="18"/>
        </w:rPr>
        <w:t>Adv Energy and Sustain Res</w:t>
      </w:r>
      <w:r w:rsidRPr="009304AD">
        <w:rPr>
          <w:rFonts w:ascii="Calibri" w:hAnsi="Calibri" w:cs="Calibri"/>
          <w:sz w:val="18"/>
        </w:rPr>
        <w:t xml:space="preserve">, 2021, </w:t>
      </w:r>
      <w:r w:rsidRPr="009304AD">
        <w:rPr>
          <w:rFonts w:ascii="Calibri" w:hAnsi="Calibri" w:cs="Calibri"/>
          <w:b/>
          <w:bCs/>
          <w:sz w:val="18"/>
        </w:rPr>
        <w:t>2</w:t>
      </w:r>
      <w:r w:rsidRPr="009304AD">
        <w:rPr>
          <w:rFonts w:ascii="Calibri" w:hAnsi="Calibri" w:cs="Calibri"/>
          <w:sz w:val="18"/>
        </w:rPr>
        <w:t>, 2000043.</w:t>
      </w:r>
    </w:p>
    <w:p w14:paraId="067E8C9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16</w:t>
      </w:r>
      <w:r w:rsidRPr="009304AD">
        <w:rPr>
          <w:rFonts w:ascii="Calibri" w:hAnsi="Calibri" w:cs="Calibri"/>
          <w:sz w:val="18"/>
        </w:rPr>
        <w:tab/>
        <w:t xml:space="preserve">L. Wang, M. Xia, H. Wang, K. Huang, C. Qian, C. T. Maravelias and G. A. Ozin, </w:t>
      </w:r>
      <w:r w:rsidRPr="009304AD">
        <w:rPr>
          <w:rFonts w:ascii="Calibri" w:hAnsi="Calibri" w:cs="Calibri"/>
          <w:i/>
          <w:iCs/>
          <w:sz w:val="18"/>
        </w:rPr>
        <w:t>Joule</w:t>
      </w:r>
      <w:r w:rsidRPr="009304AD">
        <w:rPr>
          <w:rFonts w:ascii="Calibri" w:hAnsi="Calibri" w:cs="Calibri"/>
          <w:sz w:val="18"/>
        </w:rPr>
        <w:t xml:space="preserve">, 2018, </w:t>
      </w:r>
      <w:r w:rsidRPr="009304AD">
        <w:rPr>
          <w:rFonts w:ascii="Calibri" w:hAnsi="Calibri" w:cs="Calibri"/>
          <w:b/>
          <w:bCs/>
          <w:sz w:val="18"/>
        </w:rPr>
        <w:t>2</w:t>
      </w:r>
      <w:r w:rsidRPr="009304AD">
        <w:rPr>
          <w:rFonts w:ascii="Calibri" w:hAnsi="Calibri" w:cs="Calibri"/>
          <w:sz w:val="18"/>
        </w:rPr>
        <w:t>, 1055–1074.</w:t>
      </w:r>
    </w:p>
    <w:p w14:paraId="3FE46A07"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17</w:t>
      </w:r>
      <w:r w:rsidRPr="009304AD">
        <w:rPr>
          <w:rFonts w:ascii="Calibri" w:hAnsi="Calibri" w:cs="Calibri"/>
          <w:sz w:val="18"/>
        </w:rPr>
        <w:tab/>
        <w:t xml:space="preserve">A. J. Martín, T. Shinagawa and J. Pérez-Ramírez, </w:t>
      </w:r>
      <w:r w:rsidRPr="009304AD">
        <w:rPr>
          <w:rFonts w:ascii="Calibri" w:hAnsi="Calibri" w:cs="Calibri"/>
          <w:i/>
          <w:iCs/>
          <w:sz w:val="18"/>
        </w:rPr>
        <w:t>Chem</w:t>
      </w:r>
      <w:r w:rsidRPr="009304AD">
        <w:rPr>
          <w:rFonts w:ascii="Calibri" w:hAnsi="Calibri" w:cs="Calibri"/>
          <w:sz w:val="18"/>
        </w:rPr>
        <w:t xml:space="preserve">, 2019, </w:t>
      </w:r>
      <w:r w:rsidRPr="009304AD">
        <w:rPr>
          <w:rFonts w:ascii="Calibri" w:hAnsi="Calibri" w:cs="Calibri"/>
          <w:b/>
          <w:bCs/>
          <w:sz w:val="18"/>
        </w:rPr>
        <w:t>5</w:t>
      </w:r>
      <w:r w:rsidRPr="009304AD">
        <w:rPr>
          <w:rFonts w:ascii="Calibri" w:hAnsi="Calibri" w:cs="Calibri"/>
          <w:sz w:val="18"/>
        </w:rPr>
        <w:t>, 263–283.</w:t>
      </w:r>
    </w:p>
    <w:p w14:paraId="38C45AF8" w14:textId="77777777" w:rsidR="009304AD" w:rsidRPr="0033376B" w:rsidRDefault="009304AD" w:rsidP="009304AD">
      <w:pPr>
        <w:pStyle w:val="Bibliography"/>
        <w:rPr>
          <w:rFonts w:ascii="Calibri" w:hAnsi="Calibri" w:cs="Calibri"/>
          <w:sz w:val="18"/>
          <w:lang w:val="fr-CH"/>
        </w:rPr>
      </w:pPr>
      <w:r w:rsidRPr="0033376B">
        <w:rPr>
          <w:rFonts w:ascii="Calibri" w:hAnsi="Calibri" w:cs="Calibri"/>
          <w:sz w:val="18"/>
          <w:lang w:val="fr-CH"/>
        </w:rPr>
        <w:t>18</w:t>
      </w:r>
      <w:r w:rsidRPr="0033376B">
        <w:rPr>
          <w:rFonts w:ascii="Calibri" w:hAnsi="Calibri" w:cs="Calibri"/>
          <w:sz w:val="18"/>
          <w:lang w:val="fr-CH"/>
        </w:rPr>
        <w:tab/>
        <w:t xml:space="preserve">O. Martin and J. Pérez-Ramírez, </w:t>
      </w:r>
      <w:r w:rsidRPr="0033376B">
        <w:rPr>
          <w:rFonts w:ascii="Calibri" w:hAnsi="Calibri" w:cs="Calibri"/>
          <w:i/>
          <w:iCs/>
          <w:sz w:val="18"/>
          <w:lang w:val="fr-CH"/>
        </w:rPr>
        <w:t>Catal. Sci. Technol.</w:t>
      </w:r>
      <w:r w:rsidRPr="0033376B">
        <w:rPr>
          <w:rFonts w:ascii="Calibri" w:hAnsi="Calibri" w:cs="Calibri"/>
          <w:sz w:val="18"/>
          <w:lang w:val="fr-CH"/>
        </w:rPr>
        <w:t xml:space="preserve">, 2013, </w:t>
      </w:r>
      <w:r w:rsidRPr="0033376B">
        <w:rPr>
          <w:rFonts w:ascii="Calibri" w:hAnsi="Calibri" w:cs="Calibri"/>
          <w:b/>
          <w:bCs/>
          <w:sz w:val="18"/>
          <w:lang w:val="fr-CH"/>
        </w:rPr>
        <w:t>3</w:t>
      </w:r>
      <w:r w:rsidRPr="0033376B">
        <w:rPr>
          <w:rFonts w:ascii="Calibri" w:hAnsi="Calibri" w:cs="Calibri"/>
          <w:sz w:val="18"/>
          <w:lang w:val="fr-CH"/>
        </w:rPr>
        <w:t>, 3343.</w:t>
      </w:r>
    </w:p>
    <w:p w14:paraId="5FE2C06C" w14:textId="77777777" w:rsidR="009304AD" w:rsidRPr="0033376B" w:rsidRDefault="009304AD" w:rsidP="009304AD">
      <w:pPr>
        <w:pStyle w:val="Bibliography"/>
        <w:rPr>
          <w:rFonts w:ascii="Calibri" w:hAnsi="Calibri" w:cs="Calibri"/>
          <w:sz w:val="18"/>
          <w:lang w:val="fr-CH"/>
        </w:rPr>
      </w:pPr>
      <w:r w:rsidRPr="0033376B">
        <w:rPr>
          <w:rFonts w:ascii="Calibri" w:hAnsi="Calibri" w:cs="Calibri"/>
          <w:sz w:val="18"/>
          <w:lang w:val="fr-CH"/>
        </w:rPr>
        <w:t>19</w:t>
      </w:r>
      <w:r w:rsidRPr="0033376B">
        <w:rPr>
          <w:rFonts w:ascii="Calibri" w:hAnsi="Calibri" w:cs="Calibri"/>
          <w:sz w:val="18"/>
          <w:lang w:val="fr-CH"/>
        </w:rPr>
        <w:tab/>
        <w:t xml:space="preserve">M. Pérez-Fortes, J. C. Schöneberger, A. Boulamanti and E. Tzimas, </w:t>
      </w:r>
      <w:r w:rsidRPr="0033376B">
        <w:rPr>
          <w:rFonts w:ascii="Calibri" w:hAnsi="Calibri" w:cs="Calibri"/>
          <w:i/>
          <w:iCs/>
          <w:sz w:val="18"/>
          <w:lang w:val="fr-CH"/>
        </w:rPr>
        <w:t>Applied Energy</w:t>
      </w:r>
      <w:r w:rsidRPr="0033376B">
        <w:rPr>
          <w:rFonts w:ascii="Calibri" w:hAnsi="Calibri" w:cs="Calibri"/>
          <w:sz w:val="18"/>
          <w:lang w:val="fr-CH"/>
        </w:rPr>
        <w:t xml:space="preserve">, 2016, </w:t>
      </w:r>
      <w:r w:rsidRPr="0033376B">
        <w:rPr>
          <w:rFonts w:ascii="Calibri" w:hAnsi="Calibri" w:cs="Calibri"/>
          <w:b/>
          <w:bCs/>
          <w:sz w:val="18"/>
          <w:lang w:val="fr-CH"/>
        </w:rPr>
        <w:t>161</w:t>
      </w:r>
      <w:r w:rsidRPr="0033376B">
        <w:rPr>
          <w:rFonts w:ascii="Calibri" w:hAnsi="Calibri" w:cs="Calibri"/>
          <w:sz w:val="18"/>
          <w:lang w:val="fr-CH"/>
        </w:rPr>
        <w:t>, 718–732.</w:t>
      </w:r>
    </w:p>
    <w:p w14:paraId="18FCD165" w14:textId="77777777" w:rsidR="009304AD" w:rsidRPr="0033376B" w:rsidRDefault="009304AD" w:rsidP="009304AD">
      <w:pPr>
        <w:pStyle w:val="Bibliography"/>
        <w:rPr>
          <w:rFonts w:ascii="Calibri" w:hAnsi="Calibri" w:cs="Calibri"/>
          <w:sz w:val="18"/>
          <w:lang w:val="fr-CH"/>
        </w:rPr>
      </w:pPr>
      <w:r w:rsidRPr="0033376B">
        <w:rPr>
          <w:rFonts w:ascii="Calibri" w:hAnsi="Calibri" w:cs="Calibri"/>
          <w:sz w:val="18"/>
          <w:lang w:val="fr-CH"/>
        </w:rPr>
        <w:t>20</w:t>
      </w:r>
      <w:r w:rsidRPr="0033376B">
        <w:rPr>
          <w:rFonts w:ascii="Calibri" w:hAnsi="Calibri" w:cs="Calibri"/>
          <w:sz w:val="18"/>
          <w:lang w:val="fr-CH"/>
        </w:rPr>
        <w:tab/>
        <w:t xml:space="preserve">H. Al-Kalbani, J. Xuan, S. García and H. Wang, </w:t>
      </w:r>
      <w:r w:rsidRPr="0033376B">
        <w:rPr>
          <w:rFonts w:ascii="Calibri" w:hAnsi="Calibri" w:cs="Calibri"/>
          <w:i/>
          <w:iCs/>
          <w:sz w:val="18"/>
          <w:lang w:val="fr-CH"/>
        </w:rPr>
        <w:t>Applied Energy</w:t>
      </w:r>
      <w:r w:rsidRPr="0033376B">
        <w:rPr>
          <w:rFonts w:ascii="Calibri" w:hAnsi="Calibri" w:cs="Calibri"/>
          <w:sz w:val="18"/>
          <w:lang w:val="fr-CH"/>
        </w:rPr>
        <w:t xml:space="preserve">, 2016, </w:t>
      </w:r>
      <w:r w:rsidRPr="0033376B">
        <w:rPr>
          <w:rFonts w:ascii="Calibri" w:hAnsi="Calibri" w:cs="Calibri"/>
          <w:b/>
          <w:bCs/>
          <w:sz w:val="18"/>
          <w:lang w:val="fr-CH"/>
        </w:rPr>
        <w:t>165</w:t>
      </w:r>
      <w:r w:rsidRPr="0033376B">
        <w:rPr>
          <w:rFonts w:ascii="Calibri" w:hAnsi="Calibri" w:cs="Calibri"/>
          <w:sz w:val="18"/>
          <w:lang w:val="fr-CH"/>
        </w:rPr>
        <w:t>, 1–13.</w:t>
      </w:r>
    </w:p>
    <w:p w14:paraId="35F9C13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21</w:t>
      </w:r>
      <w:r w:rsidRPr="009304AD">
        <w:rPr>
          <w:rFonts w:ascii="Calibri" w:hAnsi="Calibri" w:cs="Calibri"/>
          <w:sz w:val="18"/>
        </w:rPr>
        <w:tab/>
        <w:t xml:space="preserve">M. Granovskii, I. Dincer and M. A. Rosen, </w:t>
      </w:r>
      <w:r w:rsidRPr="009304AD">
        <w:rPr>
          <w:rFonts w:ascii="Calibri" w:hAnsi="Calibri" w:cs="Calibri"/>
          <w:i/>
          <w:iCs/>
          <w:sz w:val="18"/>
        </w:rPr>
        <w:t>Journal of Power Sources</w:t>
      </w:r>
      <w:r w:rsidRPr="009304AD">
        <w:rPr>
          <w:rFonts w:ascii="Calibri" w:hAnsi="Calibri" w:cs="Calibri"/>
          <w:sz w:val="18"/>
        </w:rPr>
        <w:t xml:space="preserve">, 2006, </w:t>
      </w:r>
      <w:r w:rsidRPr="009304AD">
        <w:rPr>
          <w:rFonts w:ascii="Calibri" w:hAnsi="Calibri" w:cs="Calibri"/>
          <w:b/>
          <w:bCs/>
          <w:sz w:val="18"/>
        </w:rPr>
        <w:t>157</w:t>
      </w:r>
      <w:r w:rsidRPr="009304AD">
        <w:rPr>
          <w:rFonts w:ascii="Calibri" w:hAnsi="Calibri" w:cs="Calibri"/>
          <w:sz w:val="18"/>
        </w:rPr>
        <w:t>, 411–421.</w:t>
      </w:r>
    </w:p>
    <w:p w14:paraId="49765DA8"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22</w:t>
      </w:r>
      <w:r w:rsidRPr="009304AD">
        <w:rPr>
          <w:rFonts w:ascii="Calibri" w:hAnsi="Calibri" w:cs="Calibri"/>
          <w:sz w:val="18"/>
        </w:rPr>
        <w:tab/>
        <w:t xml:space="preserve">S. C. D’Angelo, A. J. Martín, S. Cobo, D. F. Ordóñez, G. Guillén-Gosálbez and J. Pérez-Ramírez, </w:t>
      </w:r>
      <w:r w:rsidRPr="009304AD">
        <w:rPr>
          <w:rFonts w:ascii="Calibri" w:hAnsi="Calibri" w:cs="Calibri"/>
          <w:i/>
          <w:iCs/>
          <w:sz w:val="18"/>
        </w:rPr>
        <w:t>Energy Environ. Sci.</w:t>
      </w:r>
      <w:r w:rsidRPr="009304AD">
        <w:rPr>
          <w:rFonts w:ascii="Calibri" w:hAnsi="Calibri" w:cs="Calibri"/>
          <w:sz w:val="18"/>
        </w:rPr>
        <w:t xml:space="preserve">, 2023, </w:t>
      </w:r>
      <w:r w:rsidRPr="009304AD">
        <w:rPr>
          <w:rFonts w:ascii="Calibri" w:hAnsi="Calibri" w:cs="Calibri"/>
          <w:b/>
          <w:bCs/>
          <w:sz w:val="18"/>
        </w:rPr>
        <w:t>16</w:t>
      </w:r>
      <w:r w:rsidRPr="009304AD">
        <w:rPr>
          <w:rFonts w:ascii="Calibri" w:hAnsi="Calibri" w:cs="Calibri"/>
          <w:sz w:val="18"/>
        </w:rPr>
        <w:t>, 3314–3330.</w:t>
      </w:r>
    </w:p>
    <w:p w14:paraId="5CF3C77A"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23</w:t>
      </w:r>
      <w:r w:rsidRPr="009304AD">
        <w:rPr>
          <w:rFonts w:ascii="Calibri" w:hAnsi="Calibri" w:cs="Calibri"/>
          <w:sz w:val="18"/>
        </w:rPr>
        <w:tab/>
        <w:t xml:space="preserve">J. Rockström, W. Steffen, K. Noone, Å. Persson, F. S. Chapin, E. F. Lambin, T. M. Lenton, M. Scheffer, C. Folke, H. J. Schellnhuber, B. Nykvist, C. A. de Wit, T. Hughes, S. van der Leeuw, H. Rodhe, S. Sörlin, P. K. Snyder, R. Costanza, U. Svedin, M. Falkenmark, L. Karlberg, R. W. Corell, V. J. Fabry, J. Hansen, B. Walker, D. Liverman, K. Richardson, P. Crutzen and J. A. Foley, </w:t>
      </w:r>
      <w:r w:rsidRPr="009304AD">
        <w:rPr>
          <w:rFonts w:ascii="Calibri" w:hAnsi="Calibri" w:cs="Calibri"/>
          <w:i/>
          <w:iCs/>
          <w:sz w:val="18"/>
        </w:rPr>
        <w:t>Nature</w:t>
      </w:r>
      <w:r w:rsidRPr="009304AD">
        <w:rPr>
          <w:rFonts w:ascii="Calibri" w:hAnsi="Calibri" w:cs="Calibri"/>
          <w:sz w:val="18"/>
        </w:rPr>
        <w:t xml:space="preserve">, 2009, </w:t>
      </w:r>
      <w:r w:rsidRPr="009304AD">
        <w:rPr>
          <w:rFonts w:ascii="Calibri" w:hAnsi="Calibri" w:cs="Calibri"/>
          <w:b/>
          <w:bCs/>
          <w:sz w:val="18"/>
        </w:rPr>
        <w:t>461</w:t>
      </w:r>
      <w:r w:rsidRPr="009304AD">
        <w:rPr>
          <w:rFonts w:ascii="Calibri" w:hAnsi="Calibri" w:cs="Calibri"/>
          <w:sz w:val="18"/>
        </w:rPr>
        <w:t>, 472–475.</w:t>
      </w:r>
    </w:p>
    <w:p w14:paraId="0F387E2C"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24</w:t>
      </w:r>
      <w:r w:rsidRPr="009304AD">
        <w:rPr>
          <w:rFonts w:ascii="Calibri" w:hAnsi="Calibri" w:cs="Calibri"/>
          <w:sz w:val="18"/>
        </w:rPr>
        <w:tab/>
        <w:t xml:space="preserve">W. Steffen, K. Richardson, J. Rockström, S. E. Cornell, I. Fetzer, E. M. Bennett, R. Biggs, S. R. Carpenter, W. De Vries, C. A. De Wit, C. Folke, D. Gerten, J. Heinke, G. M. Mace, L. M. Persson, V. Ramanathan, B. Reyers and S. Sörlin, </w:t>
      </w:r>
      <w:r w:rsidRPr="009304AD">
        <w:rPr>
          <w:rFonts w:ascii="Calibri" w:hAnsi="Calibri" w:cs="Calibri"/>
          <w:i/>
          <w:iCs/>
          <w:sz w:val="18"/>
        </w:rPr>
        <w:t>Science</w:t>
      </w:r>
      <w:r w:rsidRPr="009304AD">
        <w:rPr>
          <w:rFonts w:ascii="Calibri" w:hAnsi="Calibri" w:cs="Calibri"/>
          <w:sz w:val="18"/>
        </w:rPr>
        <w:t xml:space="preserve">, 2015, </w:t>
      </w:r>
      <w:r w:rsidRPr="009304AD">
        <w:rPr>
          <w:rFonts w:ascii="Calibri" w:hAnsi="Calibri" w:cs="Calibri"/>
          <w:b/>
          <w:bCs/>
          <w:sz w:val="18"/>
        </w:rPr>
        <w:t>347</w:t>
      </w:r>
      <w:r w:rsidRPr="009304AD">
        <w:rPr>
          <w:rFonts w:ascii="Calibri" w:hAnsi="Calibri" w:cs="Calibri"/>
          <w:sz w:val="18"/>
        </w:rPr>
        <w:t>, 1259855.</w:t>
      </w:r>
    </w:p>
    <w:p w14:paraId="054D1237" w14:textId="77777777" w:rsidR="009304AD" w:rsidRPr="009304AD" w:rsidRDefault="009304AD" w:rsidP="009304AD">
      <w:pPr>
        <w:pStyle w:val="Bibliography"/>
        <w:rPr>
          <w:rFonts w:ascii="Calibri" w:hAnsi="Calibri" w:cs="Calibri"/>
          <w:sz w:val="18"/>
        </w:rPr>
      </w:pPr>
      <w:r w:rsidRPr="009304AD">
        <w:rPr>
          <w:rFonts w:ascii="Calibri" w:hAnsi="Calibri" w:cs="Calibri"/>
          <w:sz w:val="18"/>
        </w:rPr>
        <w:t>25</w:t>
      </w:r>
      <w:r w:rsidRPr="009304AD">
        <w:rPr>
          <w:rFonts w:ascii="Calibri" w:hAnsi="Calibri" w:cs="Calibri"/>
          <w:sz w:val="18"/>
        </w:rPr>
        <w:tab/>
        <w:t xml:space="preserve">V. Tulus, J. Pérez-Ramírez and G. Guillén-Gosálbez, </w:t>
      </w:r>
      <w:r w:rsidRPr="009304AD">
        <w:rPr>
          <w:rFonts w:ascii="Calibri" w:hAnsi="Calibri" w:cs="Calibri"/>
          <w:i/>
          <w:iCs/>
          <w:sz w:val="18"/>
        </w:rPr>
        <w:t>Green Chem.</w:t>
      </w:r>
      <w:r w:rsidRPr="009304AD">
        <w:rPr>
          <w:rFonts w:ascii="Calibri" w:hAnsi="Calibri" w:cs="Calibri"/>
          <w:sz w:val="18"/>
        </w:rPr>
        <w:t xml:space="preserve">, 2021, </w:t>
      </w:r>
      <w:r w:rsidRPr="009304AD">
        <w:rPr>
          <w:rFonts w:ascii="Calibri" w:hAnsi="Calibri" w:cs="Calibri"/>
          <w:b/>
          <w:bCs/>
          <w:sz w:val="18"/>
        </w:rPr>
        <w:t>23</w:t>
      </w:r>
      <w:r w:rsidRPr="009304AD">
        <w:rPr>
          <w:rFonts w:ascii="Calibri" w:hAnsi="Calibri" w:cs="Calibri"/>
          <w:sz w:val="18"/>
        </w:rPr>
        <w:t>, 9881–9893.</w:t>
      </w:r>
    </w:p>
    <w:p w14:paraId="78C06C3E" w14:textId="77777777" w:rsidR="009304AD" w:rsidRPr="0033376B" w:rsidRDefault="009304AD" w:rsidP="009304AD">
      <w:pPr>
        <w:pStyle w:val="Bibliography"/>
        <w:rPr>
          <w:rFonts w:ascii="Calibri" w:hAnsi="Calibri" w:cs="Calibri"/>
          <w:sz w:val="18"/>
          <w:lang w:val="de-CH"/>
        </w:rPr>
      </w:pPr>
      <w:r w:rsidRPr="0033376B">
        <w:rPr>
          <w:rFonts w:ascii="Calibri" w:hAnsi="Calibri" w:cs="Calibri"/>
          <w:sz w:val="18"/>
          <w:lang w:val="de-CH"/>
        </w:rPr>
        <w:t>26</w:t>
      </w:r>
      <w:r w:rsidRPr="0033376B">
        <w:rPr>
          <w:rFonts w:ascii="Calibri" w:hAnsi="Calibri" w:cs="Calibri"/>
          <w:sz w:val="18"/>
          <w:lang w:val="de-CH"/>
        </w:rPr>
        <w:tab/>
        <w:t xml:space="preserve">J. Kleinekorte, L. Fleitmann, M. Bachmann, A. Kätelhön, A. Barbosa-Póvoa, N. Von Der Assen and A. Bardow, </w:t>
      </w:r>
      <w:r w:rsidRPr="0033376B">
        <w:rPr>
          <w:rFonts w:ascii="Calibri" w:hAnsi="Calibri" w:cs="Calibri"/>
          <w:i/>
          <w:iCs/>
          <w:sz w:val="18"/>
          <w:lang w:val="de-CH"/>
        </w:rPr>
        <w:t>Annu. Rev. Chem. Biomol. Eng.</w:t>
      </w:r>
      <w:r w:rsidRPr="0033376B">
        <w:rPr>
          <w:rFonts w:ascii="Calibri" w:hAnsi="Calibri" w:cs="Calibri"/>
          <w:sz w:val="18"/>
          <w:lang w:val="de-CH"/>
        </w:rPr>
        <w:t xml:space="preserve">, 2020, </w:t>
      </w:r>
      <w:r w:rsidRPr="0033376B">
        <w:rPr>
          <w:rFonts w:ascii="Calibri" w:hAnsi="Calibri" w:cs="Calibri"/>
          <w:b/>
          <w:bCs/>
          <w:sz w:val="18"/>
          <w:lang w:val="de-CH"/>
        </w:rPr>
        <w:t>11</w:t>
      </w:r>
      <w:r w:rsidRPr="0033376B">
        <w:rPr>
          <w:rFonts w:ascii="Calibri" w:hAnsi="Calibri" w:cs="Calibri"/>
          <w:sz w:val="18"/>
          <w:lang w:val="de-CH"/>
        </w:rPr>
        <w:t>, 203–233.</w:t>
      </w:r>
    </w:p>
    <w:p w14:paraId="0905836F" w14:textId="77777777" w:rsidR="009304AD" w:rsidRPr="0033376B" w:rsidRDefault="009304AD" w:rsidP="009304AD">
      <w:pPr>
        <w:pStyle w:val="Bibliography"/>
        <w:rPr>
          <w:rFonts w:ascii="Calibri" w:hAnsi="Calibri" w:cs="Calibri"/>
          <w:sz w:val="18"/>
          <w:lang w:val="de-CH"/>
        </w:rPr>
      </w:pPr>
      <w:r w:rsidRPr="0033376B">
        <w:rPr>
          <w:rFonts w:ascii="Calibri" w:hAnsi="Calibri" w:cs="Calibri"/>
          <w:sz w:val="18"/>
          <w:lang w:val="de-CH"/>
        </w:rPr>
        <w:t>27</w:t>
      </w:r>
      <w:r w:rsidRPr="0033376B">
        <w:rPr>
          <w:rFonts w:ascii="Calibri" w:hAnsi="Calibri" w:cs="Calibri"/>
          <w:sz w:val="18"/>
          <w:lang w:val="de-CH"/>
        </w:rPr>
        <w:tab/>
        <w:t xml:space="preserve">I. Ioannou, S. C. D’Angelo, A. J. Martín, J. Pérez-Ramírez and G. Guillén-Gosálbez, </w:t>
      </w:r>
      <w:r w:rsidRPr="0033376B">
        <w:rPr>
          <w:rFonts w:ascii="Calibri" w:hAnsi="Calibri" w:cs="Calibri"/>
          <w:i/>
          <w:iCs/>
          <w:sz w:val="18"/>
          <w:lang w:val="de-CH"/>
        </w:rPr>
        <w:t>ChemSusChem</w:t>
      </w:r>
      <w:r w:rsidRPr="0033376B">
        <w:rPr>
          <w:rFonts w:ascii="Calibri" w:hAnsi="Calibri" w:cs="Calibri"/>
          <w:sz w:val="18"/>
          <w:lang w:val="de-CH"/>
        </w:rPr>
        <w:t xml:space="preserve">, 2020, </w:t>
      </w:r>
      <w:r w:rsidRPr="0033376B">
        <w:rPr>
          <w:rFonts w:ascii="Calibri" w:hAnsi="Calibri" w:cs="Calibri"/>
          <w:b/>
          <w:bCs/>
          <w:sz w:val="18"/>
          <w:lang w:val="de-CH"/>
        </w:rPr>
        <w:t>13</w:t>
      </w:r>
      <w:r w:rsidRPr="0033376B">
        <w:rPr>
          <w:rFonts w:ascii="Calibri" w:hAnsi="Calibri" w:cs="Calibri"/>
          <w:sz w:val="18"/>
          <w:lang w:val="de-CH"/>
        </w:rPr>
        <w:t>, 6370–6380.</w:t>
      </w:r>
    </w:p>
    <w:p w14:paraId="338FE502" w14:textId="77777777" w:rsidR="009304AD" w:rsidRPr="0033376B" w:rsidRDefault="009304AD" w:rsidP="009304AD">
      <w:pPr>
        <w:pStyle w:val="Bibliography"/>
        <w:rPr>
          <w:rFonts w:ascii="Calibri" w:hAnsi="Calibri" w:cs="Calibri"/>
          <w:sz w:val="18"/>
          <w:lang w:val="de-CH"/>
        </w:rPr>
      </w:pPr>
      <w:r w:rsidRPr="0033376B">
        <w:rPr>
          <w:rFonts w:ascii="Calibri" w:hAnsi="Calibri" w:cs="Calibri"/>
          <w:sz w:val="18"/>
          <w:lang w:val="de-CH"/>
        </w:rPr>
        <w:t>28</w:t>
      </w:r>
      <w:r w:rsidRPr="0033376B">
        <w:rPr>
          <w:rFonts w:ascii="Calibri" w:hAnsi="Calibri" w:cs="Calibri"/>
          <w:sz w:val="18"/>
          <w:lang w:val="de-CH"/>
        </w:rPr>
        <w:tab/>
        <w:t xml:space="preserve">Á. Galán-Martín, V. Tulus, I. Díaz, C. Pozo, J. Pérez-Ramírez and G. Guillén-Gosálbez, </w:t>
      </w:r>
      <w:r w:rsidRPr="0033376B">
        <w:rPr>
          <w:rFonts w:ascii="Calibri" w:hAnsi="Calibri" w:cs="Calibri"/>
          <w:i/>
          <w:iCs/>
          <w:sz w:val="18"/>
          <w:lang w:val="de-CH"/>
        </w:rPr>
        <w:t>One Earth</w:t>
      </w:r>
      <w:r w:rsidRPr="0033376B">
        <w:rPr>
          <w:rFonts w:ascii="Calibri" w:hAnsi="Calibri" w:cs="Calibri"/>
          <w:sz w:val="18"/>
          <w:lang w:val="de-CH"/>
        </w:rPr>
        <w:t xml:space="preserve">, 2021, </w:t>
      </w:r>
      <w:r w:rsidRPr="0033376B">
        <w:rPr>
          <w:rFonts w:ascii="Calibri" w:hAnsi="Calibri" w:cs="Calibri"/>
          <w:b/>
          <w:bCs/>
          <w:sz w:val="18"/>
          <w:lang w:val="de-CH"/>
        </w:rPr>
        <w:t>4</w:t>
      </w:r>
      <w:r w:rsidRPr="0033376B">
        <w:rPr>
          <w:rFonts w:ascii="Calibri" w:hAnsi="Calibri" w:cs="Calibri"/>
          <w:sz w:val="18"/>
          <w:lang w:val="de-CH"/>
        </w:rPr>
        <w:t>, 565–583.</w:t>
      </w:r>
    </w:p>
    <w:p w14:paraId="62B4A3D5" w14:textId="4A12B3C1" w:rsidR="00832766" w:rsidRPr="0033376B" w:rsidRDefault="009304AD" w:rsidP="00361C0B">
      <w:pPr>
        <w:pStyle w:val="Bibliography"/>
        <w:rPr>
          <w:lang w:val="de-CH"/>
        </w:rPr>
      </w:pPr>
      <w:r w:rsidRPr="0033376B">
        <w:rPr>
          <w:rFonts w:ascii="Calibri" w:hAnsi="Calibri" w:cs="Calibri"/>
          <w:sz w:val="18"/>
          <w:lang w:val="de-CH"/>
        </w:rPr>
        <w:t>29</w:t>
      </w:r>
      <w:r w:rsidRPr="0033376B">
        <w:rPr>
          <w:rFonts w:ascii="Calibri" w:hAnsi="Calibri" w:cs="Calibri"/>
          <w:sz w:val="18"/>
          <w:lang w:val="de-CH"/>
        </w:rPr>
        <w:tab/>
        <w:t xml:space="preserve">R. Sacchi, T. Terlouw, K. Siala, A. Dirnaichner, C. Bauer, B. Cox, C. Mutel, V. Daioglou and G. Luderer, </w:t>
      </w:r>
      <w:r w:rsidRPr="0033376B">
        <w:rPr>
          <w:rFonts w:ascii="Calibri" w:hAnsi="Calibri" w:cs="Calibri"/>
          <w:i/>
          <w:iCs/>
          <w:sz w:val="18"/>
          <w:lang w:val="de-CH"/>
        </w:rPr>
        <w:t>Renewable and Sustainable Energy Reviews</w:t>
      </w:r>
      <w:r w:rsidRPr="0033376B">
        <w:rPr>
          <w:rFonts w:ascii="Calibri" w:hAnsi="Calibri" w:cs="Calibri"/>
          <w:sz w:val="18"/>
          <w:lang w:val="de-CH"/>
        </w:rPr>
        <w:t xml:space="preserve">, 2022, </w:t>
      </w:r>
      <w:r w:rsidRPr="0033376B">
        <w:rPr>
          <w:rFonts w:ascii="Calibri" w:hAnsi="Calibri" w:cs="Calibri"/>
          <w:b/>
          <w:bCs/>
          <w:sz w:val="18"/>
          <w:lang w:val="de-CH"/>
        </w:rPr>
        <w:t>160</w:t>
      </w:r>
      <w:r w:rsidRPr="0033376B">
        <w:rPr>
          <w:rFonts w:ascii="Calibri" w:hAnsi="Calibri" w:cs="Calibri"/>
          <w:sz w:val="18"/>
          <w:lang w:val="de-CH"/>
        </w:rPr>
        <w:t>, 112311.</w:t>
      </w:r>
      <w:r w:rsidR="00D67E88">
        <w:fldChar w:fldCharType="end"/>
      </w:r>
    </w:p>
    <w:sectPr w:rsidR="00832766" w:rsidRPr="0033376B" w:rsidSect="00514CBA">
      <w:type w:val="continuous"/>
      <w:pgSz w:w="11907" w:h="16840" w:code="9"/>
      <w:pgMar w:top="1009" w:right="851" w:bottom="1758" w:left="851" w:header="851" w:footer="1049" w:gutter="0"/>
      <w:cols w:num="2" w:space="22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Microsoft Office User" w:date="2023-10-22T06:35:00Z" w:initials="MOU">
    <w:p w14:paraId="1EF9DAE3" w14:textId="25BAD900" w:rsidR="00861C0D" w:rsidRDefault="00861C0D">
      <w:pPr>
        <w:pStyle w:val="CommentText"/>
      </w:pPr>
      <w:r>
        <w:rPr>
          <w:rStyle w:val="CommentReference"/>
        </w:rPr>
        <w:annotationRef/>
      </w:r>
      <w:r>
        <w:t>We need a reference here</w:t>
      </w:r>
    </w:p>
  </w:comment>
  <w:comment w:id="17" w:author="Microsoft Office User" w:date="2023-10-22T06:37:00Z" w:initials="MOU">
    <w:p w14:paraId="17F0E28F" w14:textId="77777777" w:rsidR="00861C0D" w:rsidRDefault="00861C0D">
      <w:pPr>
        <w:pStyle w:val="CommentText"/>
      </w:pPr>
      <w:r>
        <w:rPr>
          <w:rStyle w:val="CommentReference"/>
        </w:rPr>
        <w:annotationRef/>
      </w:r>
      <w:r>
        <w:t>Let’s make calls to figures bold to make our job easier</w:t>
      </w:r>
    </w:p>
    <w:p w14:paraId="7D57A694" w14:textId="022ECCAB" w:rsidR="00861C0D" w:rsidRDefault="00861C0D">
      <w:pPr>
        <w:pStyle w:val="CommentText"/>
      </w:pPr>
    </w:p>
  </w:comment>
  <w:comment w:id="23" w:author="Microsoft Office User" w:date="2023-10-22T06:43:00Z" w:initials="MOU">
    <w:p w14:paraId="7FA70A93" w14:textId="680294C1" w:rsidR="00927C65" w:rsidRDefault="00927C65">
      <w:pPr>
        <w:pStyle w:val="CommentText"/>
      </w:pPr>
      <w:r>
        <w:rPr>
          <w:rStyle w:val="CommentReference"/>
        </w:rPr>
        <w:annotationRef/>
      </w:r>
      <w:r>
        <w:t>If we mention the catalyst here, we must do it everywhere</w:t>
      </w:r>
    </w:p>
  </w:comment>
  <w:comment w:id="24" w:author="Microsoft Office User" w:date="2023-10-22T06:44:00Z" w:initials="MOU">
    <w:p w14:paraId="074FE5AA" w14:textId="0E2EAC9D" w:rsidR="00927C65" w:rsidRDefault="00927C65">
      <w:pPr>
        <w:pStyle w:val="CommentText"/>
      </w:pPr>
      <w:r>
        <w:rPr>
          <w:rStyle w:val="CommentReference"/>
        </w:rPr>
        <w:annotationRef/>
      </w:r>
      <w:r>
        <w:t>The introduction till here is too long. We must cut it to half</w:t>
      </w:r>
    </w:p>
  </w:comment>
  <w:comment w:id="25" w:author="Microsoft Office User" w:date="2023-10-22T06:46:00Z" w:initials="MOU">
    <w:p w14:paraId="32D6F0D2" w14:textId="4E4DC5CB" w:rsidR="00927C65" w:rsidRDefault="00927C65">
      <w:pPr>
        <w:pStyle w:val="CommentText"/>
      </w:pPr>
      <w:r>
        <w:rPr>
          <w:rStyle w:val="CommentReference"/>
        </w:rPr>
        <w:annotationRef/>
      </w:r>
      <w:r>
        <w:t>This paragraph has to start with the question you want to solve, then, you can say the these three are very good case studies. As written, it sounds as if you feel like doing a prospective LCA and you found them ok.</w:t>
      </w:r>
    </w:p>
  </w:comment>
  <w:comment w:id="28" w:author="Microsoft Office User" w:date="2023-10-22T06:47:00Z" w:initials="MOU">
    <w:p w14:paraId="3AA33D86" w14:textId="5800862C" w:rsidR="00927C65" w:rsidRDefault="00927C65">
      <w:pPr>
        <w:pStyle w:val="CommentText"/>
      </w:pPr>
      <w:r>
        <w:rPr>
          <w:rStyle w:val="CommentReference"/>
        </w:rPr>
        <w:annotationRef/>
      </w:r>
      <w:r>
        <w:t>Probably too detailed</w:t>
      </w:r>
    </w:p>
  </w:comment>
  <w:comment w:id="30" w:author="Microsoft Office User" w:date="2023-10-22T06:49:00Z" w:initials="MOU">
    <w:p w14:paraId="1432AE18" w14:textId="0D8856EF" w:rsidR="00927C65" w:rsidRDefault="00927C65">
      <w:pPr>
        <w:pStyle w:val="CommentText"/>
      </w:pPr>
      <w:r>
        <w:rPr>
          <w:rStyle w:val="CommentReference"/>
        </w:rPr>
        <w:annotationRef/>
      </w:r>
      <w:r>
        <w:t xml:space="preserve">This should go way before in the intro. The reader should know the challenge in the first or second paragraph. The current structure spends 1 page revising the three chemicals and one does not know why until the end of the intro. </w:t>
      </w:r>
    </w:p>
  </w:comment>
  <w:comment w:id="31" w:author="Microsoft Office User" w:date="2023-10-22T06:51:00Z" w:initials="MOU">
    <w:p w14:paraId="6048ED90" w14:textId="3E578413" w:rsidR="00927C65" w:rsidRDefault="00927C65">
      <w:pPr>
        <w:pStyle w:val="CommentText"/>
      </w:pPr>
      <w:r>
        <w:rPr>
          <w:rStyle w:val="CommentReference"/>
        </w:rPr>
        <w:annotationRef/>
      </w:r>
      <w:r>
        <w:t xml:space="preserve">This is somehow repetitive and also </w:t>
      </w:r>
      <w:proofErr w:type="gramStart"/>
      <w:r>
        <w:t>more clear</w:t>
      </w:r>
      <w:proofErr w:type="gramEnd"/>
      <w:r>
        <w:t xml:space="preserve"> than the first sentence of the paragraph</w:t>
      </w:r>
    </w:p>
  </w:comment>
  <w:comment w:id="32" w:author="Microsoft Office User" w:date="2023-10-22T06:52:00Z" w:initials="MOU">
    <w:p w14:paraId="500C7CD1" w14:textId="5205A37F" w:rsidR="00927C65" w:rsidRDefault="00927C65">
      <w:pPr>
        <w:pStyle w:val="CommentText"/>
      </w:pPr>
      <w:r>
        <w:rPr>
          <w:rStyle w:val="CommentReference"/>
        </w:rPr>
        <w:annotationRef/>
      </w:r>
      <w:r>
        <w:t xml:space="preserve">Add to this paragraph a very short </w:t>
      </w:r>
      <w:proofErr w:type="spellStart"/>
      <w:r>
        <w:t>despcription</w:t>
      </w:r>
      <w:proofErr w:type="spellEnd"/>
      <w:r>
        <w:t xml:space="preserve"> of main results</w:t>
      </w:r>
    </w:p>
  </w:comment>
  <w:comment w:id="33" w:author="Nabera  Abhinandan" w:date="2023-10-17T09:48:00Z" w:initials="NA">
    <w:p w14:paraId="5FE0C680" w14:textId="040FC6E2" w:rsidR="00D67E88" w:rsidRDefault="00D67E88">
      <w:pPr>
        <w:pStyle w:val="CommentText"/>
      </w:pPr>
      <w:r>
        <w:rPr>
          <w:rStyle w:val="CommentReference"/>
        </w:rPr>
        <w:annotationRef/>
      </w:r>
      <w:r>
        <w:t>Need to chec</w:t>
      </w:r>
      <w:r w:rsidR="00507BDF">
        <w:t>k</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F9DAE3" w15:done="1"/>
  <w15:commentEx w15:paraId="7D57A694" w15:done="1"/>
  <w15:commentEx w15:paraId="7FA70A93" w15:done="1"/>
  <w15:commentEx w15:paraId="074FE5AA" w15:done="1"/>
  <w15:commentEx w15:paraId="32D6F0D2" w15:done="0"/>
  <w15:commentEx w15:paraId="3AA33D86" w15:done="1"/>
  <w15:commentEx w15:paraId="1432AE18" w15:done="1"/>
  <w15:commentEx w15:paraId="6048ED90" w15:done="1"/>
  <w15:commentEx w15:paraId="500C7CD1" w15:done="0"/>
  <w15:commentEx w15:paraId="5FE0C6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D4A1E26" w16cex:dateUtc="2023-10-22T04:35:00Z"/>
  <w16cex:commentExtensible w16cex:durableId="2F72D64D" w16cex:dateUtc="2023-10-22T04:37:00Z"/>
  <w16cex:commentExtensible w16cex:durableId="1D19BF72" w16cex:dateUtc="2023-10-22T04:43:00Z"/>
  <w16cex:commentExtensible w16cex:durableId="61EB572D" w16cex:dateUtc="2023-10-22T04:44:00Z"/>
  <w16cex:commentExtensible w16cex:durableId="2EDA61FF" w16cex:dateUtc="2023-10-22T04:46:00Z"/>
  <w16cex:commentExtensible w16cex:durableId="48DAB8C5" w16cex:dateUtc="2023-10-22T04:47:00Z"/>
  <w16cex:commentExtensible w16cex:durableId="4996EC7D" w16cex:dateUtc="2023-10-22T04:49:00Z"/>
  <w16cex:commentExtensible w16cex:durableId="2D85FB76" w16cex:dateUtc="2023-10-22T04:51:00Z"/>
  <w16cex:commentExtensible w16cex:durableId="3DA9A917" w16cex:dateUtc="2023-10-22T0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F9DAE3" w16cid:durableId="4D4A1E26"/>
  <w16cid:commentId w16cid:paraId="7D57A694" w16cid:durableId="2F72D64D"/>
  <w16cid:commentId w16cid:paraId="7FA70A93" w16cid:durableId="1D19BF72"/>
  <w16cid:commentId w16cid:paraId="074FE5AA" w16cid:durableId="61EB572D"/>
  <w16cid:commentId w16cid:paraId="32D6F0D2" w16cid:durableId="2EDA61FF"/>
  <w16cid:commentId w16cid:paraId="3AA33D86" w16cid:durableId="48DAB8C5"/>
  <w16cid:commentId w16cid:paraId="1432AE18" w16cid:durableId="4996EC7D"/>
  <w16cid:commentId w16cid:paraId="6048ED90" w16cid:durableId="2D85FB76"/>
  <w16cid:commentId w16cid:paraId="500C7CD1" w16cid:durableId="3DA9A917"/>
  <w16cid:commentId w16cid:paraId="5FE0C680" w16cid:durableId="28D8D6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DF758" w14:textId="77777777" w:rsidR="00BE6CDD" w:rsidRDefault="00BE6CDD" w:rsidP="00E547DB">
      <w:pPr>
        <w:spacing w:after="0" w:line="240" w:lineRule="auto"/>
      </w:pPr>
      <w:r>
        <w:separator/>
      </w:r>
    </w:p>
    <w:p w14:paraId="2526CF99" w14:textId="77777777" w:rsidR="00BE6CDD" w:rsidRDefault="00BE6CDD"/>
    <w:p w14:paraId="5CF6F852" w14:textId="77777777" w:rsidR="00BE6CDD" w:rsidRDefault="00BE6CDD"/>
    <w:p w14:paraId="09A15688" w14:textId="77777777" w:rsidR="00BE6CDD" w:rsidRDefault="00BE6CDD"/>
    <w:p w14:paraId="0D8152BC" w14:textId="77777777" w:rsidR="00BE6CDD" w:rsidRDefault="00BE6CDD"/>
    <w:p w14:paraId="354FBA08" w14:textId="77777777" w:rsidR="00BE6CDD" w:rsidRDefault="00BE6CDD"/>
  </w:endnote>
  <w:endnote w:type="continuationSeparator" w:id="0">
    <w:p w14:paraId="0421C99D" w14:textId="77777777" w:rsidR="00BE6CDD" w:rsidRDefault="00BE6CDD" w:rsidP="00E547DB">
      <w:pPr>
        <w:spacing w:after="0" w:line="240" w:lineRule="auto"/>
      </w:pPr>
      <w:r>
        <w:continuationSeparator/>
      </w:r>
    </w:p>
    <w:p w14:paraId="1F403878" w14:textId="77777777" w:rsidR="00BE6CDD" w:rsidRDefault="00BE6CDD"/>
    <w:p w14:paraId="7DC3226A" w14:textId="77777777" w:rsidR="00BE6CDD" w:rsidRDefault="00BE6CDD"/>
    <w:p w14:paraId="420C4002" w14:textId="77777777" w:rsidR="00BE6CDD" w:rsidRDefault="00BE6CDD"/>
    <w:p w14:paraId="6B005E2C" w14:textId="77777777" w:rsidR="00BE6CDD" w:rsidRDefault="00BE6CDD"/>
    <w:p w14:paraId="0829A8D6" w14:textId="77777777" w:rsidR="00BE6CDD" w:rsidRDefault="00BE6C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98C7535-9EBC-47C9-BD72-1D976E7D3080}"/>
    <w:embedBold r:id="rId2" w:fontKey="{FE41A663-D2F3-4B55-95E7-08295322214B}"/>
    <w:embedItalic r:id="rId3" w:fontKey="{FCFF885D-D619-4D5A-BC71-7590AE78BA6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0450CAE9-366A-4820-A40B-306DC0CD9838}"/>
  </w:font>
  <w:font w:name="Cambria">
    <w:panose1 w:val="02040503050406030204"/>
    <w:charset w:val="00"/>
    <w:family w:val="roman"/>
    <w:pitch w:val="variable"/>
    <w:sig w:usb0="E00006FF" w:usb1="420024FF" w:usb2="02000000" w:usb3="00000000" w:csb0="0000019F" w:csb1="00000000"/>
    <w:embedRegular r:id="rId5" w:fontKey="{0391BB0D-E712-43FA-ADFA-77FF421609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7C395" w14:textId="2C8FD6AD"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5E61AB">
      <w:rPr>
        <w:i/>
        <w:noProof/>
        <w:spacing w:val="10"/>
        <w:sz w:val="16"/>
        <w:szCs w:val="16"/>
      </w:rPr>
      <w:t>Green Chem.,</w:t>
    </w:r>
    <w:r w:rsidRPr="006602F1">
      <w:rPr>
        <w:noProof/>
        <w:spacing w:val="10"/>
        <w:sz w:val="16"/>
        <w:szCs w:val="16"/>
      </w:rPr>
      <w:t xml:space="preserve"> </w:t>
    </w:r>
    <w:r w:rsidR="005E61AB">
      <w:rPr>
        <w:noProof/>
        <w:spacing w:val="10"/>
        <w:sz w:val="16"/>
        <w:szCs w:val="16"/>
      </w:rPr>
      <w:t>2023</w:t>
    </w:r>
    <w:r w:rsidRPr="006602F1">
      <w:rPr>
        <w:noProof/>
        <w:spacing w:val="10"/>
        <w:sz w:val="16"/>
        <w:szCs w:val="16"/>
      </w:rPr>
      <w:t xml:space="preserve">,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57327C">
      <w:rPr>
        <w:noProof/>
        <w:spacing w:val="2"/>
        <w:sz w:val="16"/>
        <w:szCs w:val="16"/>
      </w:rPr>
      <w:t>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3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DF60C9" w14:textId="77777777" w:rsidR="00BE6CDD" w:rsidRDefault="00BE6CDD" w:rsidP="00E547DB">
      <w:pPr>
        <w:spacing w:after="0" w:line="240" w:lineRule="auto"/>
      </w:pPr>
      <w:r>
        <w:separator/>
      </w:r>
    </w:p>
    <w:p w14:paraId="3290CFDE" w14:textId="77777777" w:rsidR="00BE6CDD" w:rsidRDefault="00BE6CDD"/>
    <w:p w14:paraId="7883511C" w14:textId="77777777" w:rsidR="00BE6CDD" w:rsidRDefault="00BE6CDD"/>
    <w:p w14:paraId="60CB9ABA" w14:textId="77777777" w:rsidR="00BE6CDD" w:rsidRDefault="00BE6CDD"/>
    <w:p w14:paraId="7DFBBFA3" w14:textId="77777777" w:rsidR="00BE6CDD" w:rsidRDefault="00BE6CDD"/>
    <w:p w14:paraId="3DF3C9E6" w14:textId="77777777" w:rsidR="00BE6CDD" w:rsidRDefault="00BE6CDD"/>
  </w:footnote>
  <w:footnote w:type="continuationSeparator" w:id="0">
    <w:p w14:paraId="18093367" w14:textId="77777777" w:rsidR="00BE6CDD" w:rsidRDefault="00BE6CDD" w:rsidP="00E547DB">
      <w:pPr>
        <w:spacing w:after="0" w:line="240" w:lineRule="auto"/>
      </w:pPr>
      <w:r>
        <w:continuationSeparator/>
      </w:r>
    </w:p>
    <w:p w14:paraId="3405A40D" w14:textId="77777777" w:rsidR="00BE6CDD" w:rsidRDefault="00BE6CDD"/>
    <w:p w14:paraId="577351F3" w14:textId="77777777" w:rsidR="00BE6CDD" w:rsidRDefault="00BE6CDD"/>
    <w:p w14:paraId="7E1BBF33" w14:textId="77777777" w:rsidR="00BE6CDD" w:rsidRDefault="00BE6CDD"/>
    <w:p w14:paraId="09830543" w14:textId="77777777" w:rsidR="00BE6CDD" w:rsidRDefault="00BE6CDD"/>
    <w:p w14:paraId="026D8707" w14:textId="77777777" w:rsidR="00BE6CDD" w:rsidRDefault="00BE6C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5D6BB" w14:textId="19714461"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2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2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5E61AB">
      <w:rPr>
        <w:rFonts w:cstheme="minorHAnsi"/>
        <w:b/>
        <w:color w:val="999999"/>
        <w:sz w:val="20"/>
        <w:szCs w:val="20"/>
      </w:rPr>
      <w:t>Green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2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3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3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proofState w:spelling="clean" w:grammar="clean"/>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3NbA0MTOzsDQxNLJU0lEKTi0uzszPAykwNKgFAGf5RM4tAAAA"/>
  </w:docVars>
  <w:rsids>
    <w:rsidRoot w:val="008125A0"/>
    <w:rsid w:val="00000BE4"/>
    <w:rsid w:val="00002CE7"/>
    <w:rsid w:val="00002D56"/>
    <w:rsid w:val="0000355E"/>
    <w:rsid w:val="00004D79"/>
    <w:rsid w:val="00005B8A"/>
    <w:rsid w:val="00013553"/>
    <w:rsid w:val="00013B61"/>
    <w:rsid w:val="000152ED"/>
    <w:rsid w:val="00020FAE"/>
    <w:rsid w:val="00022BE9"/>
    <w:rsid w:val="00022D8A"/>
    <w:rsid w:val="0003090A"/>
    <w:rsid w:val="00031863"/>
    <w:rsid w:val="0003744F"/>
    <w:rsid w:val="0003763A"/>
    <w:rsid w:val="00043B4A"/>
    <w:rsid w:val="00046CE6"/>
    <w:rsid w:val="0004793A"/>
    <w:rsid w:val="00054B33"/>
    <w:rsid w:val="000622D1"/>
    <w:rsid w:val="00070414"/>
    <w:rsid w:val="000719B7"/>
    <w:rsid w:val="00071E41"/>
    <w:rsid w:val="000723B7"/>
    <w:rsid w:val="0007359D"/>
    <w:rsid w:val="00073639"/>
    <w:rsid w:val="000816F9"/>
    <w:rsid w:val="00087D46"/>
    <w:rsid w:val="000920AB"/>
    <w:rsid w:val="000A2670"/>
    <w:rsid w:val="000B099C"/>
    <w:rsid w:val="000B476D"/>
    <w:rsid w:val="000B520F"/>
    <w:rsid w:val="000C0A9D"/>
    <w:rsid w:val="000C39E8"/>
    <w:rsid w:val="000C4B1C"/>
    <w:rsid w:val="000C5757"/>
    <w:rsid w:val="000D2FAC"/>
    <w:rsid w:val="000D3C77"/>
    <w:rsid w:val="000D5891"/>
    <w:rsid w:val="000D6963"/>
    <w:rsid w:val="000D7289"/>
    <w:rsid w:val="000D7354"/>
    <w:rsid w:val="000E753E"/>
    <w:rsid w:val="000E7A32"/>
    <w:rsid w:val="000F0959"/>
    <w:rsid w:val="000F2E15"/>
    <w:rsid w:val="000F3A41"/>
    <w:rsid w:val="000F7544"/>
    <w:rsid w:val="00104308"/>
    <w:rsid w:val="00107149"/>
    <w:rsid w:val="0011350F"/>
    <w:rsid w:val="00115154"/>
    <w:rsid w:val="001170B6"/>
    <w:rsid w:val="00120227"/>
    <w:rsid w:val="001202B6"/>
    <w:rsid w:val="00124F70"/>
    <w:rsid w:val="00126027"/>
    <w:rsid w:val="001349E2"/>
    <w:rsid w:val="00140AA8"/>
    <w:rsid w:val="001446D5"/>
    <w:rsid w:val="00146772"/>
    <w:rsid w:val="001508E9"/>
    <w:rsid w:val="001514D8"/>
    <w:rsid w:val="00151677"/>
    <w:rsid w:val="001550F5"/>
    <w:rsid w:val="0015554D"/>
    <w:rsid w:val="00156059"/>
    <w:rsid w:val="001603EB"/>
    <w:rsid w:val="001633D9"/>
    <w:rsid w:val="00164865"/>
    <w:rsid w:val="001669E9"/>
    <w:rsid w:val="00167EFC"/>
    <w:rsid w:val="00170223"/>
    <w:rsid w:val="00174279"/>
    <w:rsid w:val="00175AA8"/>
    <w:rsid w:val="00176E15"/>
    <w:rsid w:val="00177488"/>
    <w:rsid w:val="0017776D"/>
    <w:rsid w:val="00180ABE"/>
    <w:rsid w:val="0019077C"/>
    <w:rsid w:val="001923AB"/>
    <w:rsid w:val="001925B0"/>
    <w:rsid w:val="0019455F"/>
    <w:rsid w:val="0019573E"/>
    <w:rsid w:val="001A3D04"/>
    <w:rsid w:val="001B04E3"/>
    <w:rsid w:val="001B0F9C"/>
    <w:rsid w:val="001B3695"/>
    <w:rsid w:val="001B51B3"/>
    <w:rsid w:val="001C1EB8"/>
    <w:rsid w:val="001C2C38"/>
    <w:rsid w:val="001C2DCC"/>
    <w:rsid w:val="001C54D5"/>
    <w:rsid w:val="001D003C"/>
    <w:rsid w:val="001D2588"/>
    <w:rsid w:val="001D6633"/>
    <w:rsid w:val="001D7661"/>
    <w:rsid w:val="001D7E0E"/>
    <w:rsid w:val="001E6F33"/>
    <w:rsid w:val="001E7347"/>
    <w:rsid w:val="001E7B7E"/>
    <w:rsid w:val="001F088B"/>
    <w:rsid w:val="001F2A81"/>
    <w:rsid w:val="001F562D"/>
    <w:rsid w:val="001F66C7"/>
    <w:rsid w:val="001F716B"/>
    <w:rsid w:val="00201C5D"/>
    <w:rsid w:val="00206A82"/>
    <w:rsid w:val="0020750B"/>
    <w:rsid w:val="00213847"/>
    <w:rsid w:val="00214BEC"/>
    <w:rsid w:val="00214F37"/>
    <w:rsid w:val="00220255"/>
    <w:rsid w:val="00220459"/>
    <w:rsid w:val="00226EA8"/>
    <w:rsid w:val="00230959"/>
    <w:rsid w:val="00237C8A"/>
    <w:rsid w:val="0024022C"/>
    <w:rsid w:val="00240353"/>
    <w:rsid w:val="00241ACD"/>
    <w:rsid w:val="00247CF2"/>
    <w:rsid w:val="0025239E"/>
    <w:rsid w:val="00253551"/>
    <w:rsid w:val="0025556A"/>
    <w:rsid w:val="002617C7"/>
    <w:rsid w:val="00261E92"/>
    <w:rsid w:val="00264000"/>
    <w:rsid w:val="00265BDA"/>
    <w:rsid w:val="00266E52"/>
    <w:rsid w:val="00270DD5"/>
    <w:rsid w:val="00271235"/>
    <w:rsid w:val="002713B3"/>
    <w:rsid w:val="00272D6F"/>
    <w:rsid w:val="002735E5"/>
    <w:rsid w:val="00277810"/>
    <w:rsid w:val="00283DFE"/>
    <w:rsid w:val="00284E00"/>
    <w:rsid w:val="00285F6D"/>
    <w:rsid w:val="00290DEF"/>
    <w:rsid w:val="00294CB7"/>
    <w:rsid w:val="002970B0"/>
    <w:rsid w:val="002A2450"/>
    <w:rsid w:val="002A4353"/>
    <w:rsid w:val="002A5421"/>
    <w:rsid w:val="002A62B0"/>
    <w:rsid w:val="002A7B4B"/>
    <w:rsid w:val="002B065A"/>
    <w:rsid w:val="002B62B5"/>
    <w:rsid w:val="002B78B7"/>
    <w:rsid w:val="002C0803"/>
    <w:rsid w:val="002C251C"/>
    <w:rsid w:val="002C3573"/>
    <w:rsid w:val="002C3D7C"/>
    <w:rsid w:val="002C484B"/>
    <w:rsid w:val="002D55C2"/>
    <w:rsid w:val="002D63B7"/>
    <w:rsid w:val="002E5B1D"/>
    <w:rsid w:val="002F52C3"/>
    <w:rsid w:val="0030513F"/>
    <w:rsid w:val="00305312"/>
    <w:rsid w:val="0030674A"/>
    <w:rsid w:val="00310761"/>
    <w:rsid w:val="0031182A"/>
    <w:rsid w:val="00315D67"/>
    <w:rsid w:val="0033376B"/>
    <w:rsid w:val="00333F3D"/>
    <w:rsid w:val="00337BFC"/>
    <w:rsid w:val="00340C67"/>
    <w:rsid w:val="00352029"/>
    <w:rsid w:val="00352AA4"/>
    <w:rsid w:val="0035394E"/>
    <w:rsid w:val="00354579"/>
    <w:rsid w:val="0035653E"/>
    <w:rsid w:val="00356F00"/>
    <w:rsid w:val="00361C0B"/>
    <w:rsid w:val="00361CC8"/>
    <w:rsid w:val="00362502"/>
    <w:rsid w:val="003739DC"/>
    <w:rsid w:val="00377383"/>
    <w:rsid w:val="00377481"/>
    <w:rsid w:val="0038395C"/>
    <w:rsid w:val="00384B19"/>
    <w:rsid w:val="00385965"/>
    <w:rsid w:val="00394814"/>
    <w:rsid w:val="003A0F80"/>
    <w:rsid w:val="003A4A79"/>
    <w:rsid w:val="003A7BD4"/>
    <w:rsid w:val="003A7E95"/>
    <w:rsid w:val="003B2788"/>
    <w:rsid w:val="003B31E4"/>
    <w:rsid w:val="003B36D8"/>
    <w:rsid w:val="003B7172"/>
    <w:rsid w:val="003B739C"/>
    <w:rsid w:val="003C0F03"/>
    <w:rsid w:val="003C2DD1"/>
    <w:rsid w:val="003C3A96"/>
    <w:rsid w:val="003C6313"/>
    <w:rsid w:val="003D06F2"/>
    <w:rsid w:val="003D4ECA"/>
    <w:rsid w:val="003D6715"/>
    <w:rsid w:val="003E3021"/>
    <w:rsid w:val="003E55B2"/>
    <w:rsid w:val="003E5721"/>
    <w:rsid w:val="003E7126"/>
    <w:rsid w:val="003F0FF6"/>
    <w:rsid w:val="003F4702"/>
    <w:rsid w:val="003F62FD"/>
    <w:rsid w:val="003F6DC4"/>
    <w:rsid w:val="004029CF"/>
    <w:rsid w:val="004058CF"/>
    <w:rsid w:val="00405B3A"/>
    <w:rsid w:val="004070EA"/>
    <w:rsid w:val="00415000"/>
    <w:rsid w:val="00417052"/>
    <w:rsid w:val="00421C87"/>
    <w:rsid w:val="004236DB"/>
    <w:rsid w:val="00425EC6"/>
    <w:rsid w:val="00430DA3"/>
    <w:rsid w:val="0043180D"/>
    <w:rsid w:val="00435F1C"/>
    <w:rsid w:val="00440812"/>
    <w:rsid w:val="004414A5"/>
    <w:rsid w:val="00442B26"/>
    <w:rsid w:val="00446102"/>
    <w:rsid w:val="0044700B"/>
    <w:rsid w:val="00451209"/>
    <w:rsid w:val="00451B21"/>
    <w:rsid w:val="0045329C"/>
    <w:rsid w:val="00456EDF"/>
    <w:rsid w:val="00460D0E"/>
    <w:rsid w:val="004611CD"/>
    <w:rsid w:val="00464301"/>
    <w:rsid w:val="00467171"/>
    <w:rsid w:val="00467C80"/>
    <w:rsid w:val="00474052"/>
    <w:rsid w:val="00475273"/>
    <w:rsid w:val="004759F9"/>
    <w:rsid w:val="0047645B"/>
    <w:rsid w:val="004778E7"/>
    <w:rsid w:val="004828D4"/>
    <w:rsid w:val="0048674F"/>
    <w:rsid w:val="004877C8"/>
    <w:rsid w:val="004901D3"/>
    <w:rsid w:val="0049099E"/>
    <w:rsid w:val="00491A60"/>
    <w:rsid w:val="0049632E"/>
    <w:rsid w:val="004A01C8"/>
    <w:rsid w:val="004A29D1"/>
    <w:rsid w:val="004A317B"/>
    <w:rsid w:val="004A3807"/>
    <w:rsid w:val="004A65B6"/>
    <w:rsid w:val="004A7FA3"/>
    <w:rsid w:val="004B1272"/>
    <w:rsid w:val="004B221A"/>
    <w:rsid w:val="004B36B7"/>
    <w:rsid w:val="004B4F3A"/>
    <w:rsid w:val="004B5EA4"/>
    <w:rsid w:val="004C082A"/>
    <w:rsid w:val="004C531E"/>
    <w:rsid w:val="004C6C90"/>
    <w:rsid w:val="004D4CFB"/>
    <w:rsid w:val="004D5F81"/>
    <w:rsid w:val="004D793A"/>
    <w:rsid w:val="004E25C5"/>
    <w:rsid w:val="004E31EB"/>
    <w:rsid w:val="004F0A2C"/>
    <w:rsid w:val="004F3555"/>
    <w:rsid w:val="004F66F4"/>
    <w:rsid w:val="004F7D4E"/>
    <w:rsid w:val="0050009C"/>
    <w:rsid w:val="005010A4"/>
    <w:rsid w:val="00502A25"/>
    <w:rsid w:val="005037CD"/>
    <w:rsid w:val="00504795"/>
    <w:rsid w:val="00507BDF"/>
    <w:rsid w:val="00514CBA"/>
    <w:rsid w:val="0052630A"/>
    <w:rsid w:val="0053177A"/>
    <w:rsid w:val="00533EA1"/>
    <w:rsid w:val="00535755"/>
    <w:rsid w:val="005400B3"/>
    <w:rsid w:val="0054660E"/>
    <w:rsid w:val="0054753E"/>
    <w:rsid w:val="0055002A"/>
    <w:rsid w:val="00554BBC"/>
    <w:rsid w:val="005611F3"/>
    <w:rsid w:val="00566427"/>
    <w:rsid w:val="0057327C"/>
    <w:rsid w:val="005771C3"/>
    <w:rsid w:val="00577B54"/>
    <w:rsid w:val="005878BF"/>
    <w:rsid w:val="00590F6D"/>
    <w:rsid w:val="0059163A"/>
    <w:rsid w:val="005A22E1"/>
    <w:rsid w:val="005A3758"/>
    <w:rsid w:val="005A5A6D"/>
    <w:rsid w:val="005A5ED7"/>
    <w:rsid w:val="005B1B11"/>
    <w:rsid w:val="005B53B2"/>
    <w:rsid w:val="005C0F08"/>
    <w:rsid w:val="005C1A41"/>
    <w:rsid w:val="005C4565"/>
    <w:rsid w:val="005C6559"/>
    <w:rsid w:val="005D029E"/>
    <w:rsid w:val="005D6D3B"/>
    <w:rsid w:val="005D771B"/>
    <w:rsid w:val="005E003D"/>
    <w:rsid w:val="005E05CD"/>
    <w:rsid w:val="005E4382"/>
    <w:rsid w:val="005E61AB"/>
    <w:rsid w:val="0060069A"/>
    <w:rsid w:val="00602908"/>
    <w:rsid w:val="00603475"/>
    <w:rsid w:val="0060627E"/>
    <w:rsid w:val="006113D1"/>
    <w:rsid w:val="0061163A"/>
    <w:rsid w:val="0061572F"/>
    <w:rsid w:val="00615EC6"/>
    <w:rsid w:val="00616D34"/>
    <w:rsid w:val="0062121E"/>
    <w:rsid w:val="006219D5"/>
    <w:rsid w:val="00625FB7"/>
    <w:rsid w:val="006302EA"/>
    <w:rsid w:val="00631008"/>
    <w:rsid w:val="00631441"/>
    <w:rsid w:val="00641030"/>
    <w:rsid w:val="006414EA"/>
    <w:rsid w:val="0064320B"/>
    <w:rsid w:val="00645D52"/>
    <w:rsid w:val="00647345"/>
    <w:rsid w:val="00647F31"/>
    <w:rsid w:val="0065133B"/>
    <w:rsid w:val="00652732"/>
    <w:rsid w:val="00652ACF"/>
    <w:rsid w:val="006556AC"/>
    <w:rsid w:val="0065629A"/>
    <w:rsid w:val="006570BA"/>
    <w:rsid w:val="006571B7"/>
    <w:rsid w:val="00657BB9"/>
    <w:rsid w:val="006602F1"/>
    <w:rsid w:val="006607BB"/>
    <w:rsid w:val="00660B8C"/>
    <w:rsid w:val="006651EB"/>
    <w:rsid w:val="00670ED4"/>
    <w:rsid w:val="00672928"/>
    <w:rsid w:val="00673375"/>
    <w:rsid w:val="00674A86"/>
    <w:rsid w:val="006854F2"/>
    <w:rsid w:val="00693EF6"/>
    <w:rsid w:val="006942CB"/>
    <w:rsid w:val="00695E30"/>
    <w:rsid w:val="0069766C"/>
    <w:rsid w:val="006A2A76"/>
    <w:rsid w:val="006A4560"/>
    <w:rsid w:val="006A59EE"/>
    <w:rsid w:val="006A5D24"/>
    <w:rsid w:val="006A69C8"/>
    <w:rsid w:val="006B026A"/>
    <w:rsid w:val="006B1C89"/>
    <w:rsid w:val="006B217C"/>
    <w:rsid w:val="006B218D"/>
    <w:rsid w:val="006B2ABE"/>
    <w:rsid w:val="006C06CD"/>
    <w:rsid w:val="006C3344"/>
    <w:rsid w:val="006C36BD"/>
    <w:rsid w:val="006C51C0"/>
    <w:rsid w:val="006D143C"/>
    <w:rsid w:val="006D3B7D"/>
    <w:rsid w:val="006D6163"/>
    <w:rsid w:val="006D6810"/>
    <w:rsid w:val="006D7647"/>
    <w:rsid w:val="006E1997"/>
    <w:rsid w:val="006E58B1"/>
    <w:rsid w:val="006F01C4"/>
    <w:rsid w:val="006F3D76"/>
    <w:rsid w:val="006F4513"/>
    <w:rsid w:val="006F487B"/>
    <w:rsid w:val="006F5643"/>
    <w:rsid w:val="006F740B"/>
    <w:rsid w:val="007017B7"/>
    <w:rsid w:val="007056D1"/>
    <w:rsid w:val="00710E48"/>
    <w:rsid w:val="00712B0D"/>
    <w:rsid w:val="00713CEE"/>
    <w:rsid w:val="00717A95"/>
    <w:rsid w:val="007214A9"/>
    <w:rsid w:val="00721FA8"/>
    <w:rsid w:val="0072493F"/>
    <w:rsid w:val="00725E84"/>
    <w:rsid w:val="00727CA1"/>
    <w:rsid w:val="00740B93"/>
    <w:rsid w:val="00742322"/>
    <w:rsid w:val="00742A16"/>
    <w:rsid w:val="00744A41"/>
    <w:rsid w:val="007470DC"/>
    <w:rsid w:val="00755FA7"/>
    <w:rsid w:val="0076120D"/>
    <w:rsid w:val="007626B4"/>
    <w:rsid w:val="0076272D"/>
    <w:rsid w:val="00764137"/>
    <w:rsid w:val="007673DB"/>
    <w:rsid w:val="007779AF"/>
    <w:rsid w:val="00780A41"/>
    <w:rsid w:val="00790AEA"/>
    <w:rsid w:val="00794787"/>
    <w:rsid w:val="007A37D8"/>
    <w:rsid w:val="007A506E"/>
    <w:rsid w:val="007A52A7"/>
    <w:rsid w:val="007A65FA"/>
    <w:rsid w:val="007B3071"/>
    <w:rsid w:val="007B5F3F"/>
    <w:rsid w:val="007C34E1"/>
    <w:rsid w:val="007C3D03"/>
    <w:rsid w:val="007D1EFA"/>
    <w:rsid w:val="007D4225"/>
    <w:rsid w:val="007D5FE4"/>
    <w:rsid w:val="007D6C31"/>
    <w:rsid w:val="007D74E2"/>
    <w:rsid w:val="007E32B2"/>
    <w:rsid w:val="007E38BD"/>
    <w:rsid w:val="00800A7B"/>
    <w:rsid w:val="00802123"/>
    <w:rsid w:val="00803222"/>
    <w:rsid w:val="00810BF7"/>
    <w:rsid w:val="0081153B"/>
    <w:rsid w:val="008125A0"/>
    <w:rsid w:val="0082109A"/>
    <w:rsid w:val="00823A6A"/>
    <w:rsid w:val="00824960"/>
    <w:rsid w:val="00832766"/>
    <w:rsid w:val="00834F74"/>
    <w:rsid w:val="008370F4"/>
    <w:rsid w:val="00841360"/>
    <w:rsid w:val="00844919"/>
    <w:rsid w:val="00845C3D"/>
    <w:rsid w:val="00852AE3"/>
    <w:rsid w:val="00853B33"/>
    <w:rsid w:val="00854C60"/>
    <w:rsid w:val="008560DE"/>
    <w:rsid w:val="00857B36"/>
    <w:rsid w:val="00861C0D"/>
    <w:rsid w:val="00862195"/>
    <w:rsid w:val="00863DC2"/>
    <w:rsid w:val="00864D86"/>
    <w:rsid w:val="00865BFA"/>
    <w:rsid w:val="0087730D"/>
    <w:rsid w:val="00877E74"/>
    <w:rsid w:val="008827A9"/>
    <w:rsid w:val="00882CF8"/>
    <w:rsid w:val="0088525A"/>
    <w:rsid w:val="00890CB3"/>
    <w:rsid w:val="008942BB"/>
    <w:rsid w:val="008A0D60"/>
    <w:rsid w:val="008A19EC"/>
    <w:rsid w:val="008B189C"/>
    <w:rsid w:val="008B49C5"/>
    <w:rsid w:val="008B5876"/>
    <w:rsid w:val="008B5F81"/>
    <w:rsid w:val="008C1387"/>
    <w:rsid w:val="008C682F"/>
    <w:rsid w:val="008C7088"/>
    <w:rsid w:val="008D4588"/>
    <w:rsid w:val="008D4C9F"/>
    <w:rsid w:val="008D7EDD"/>
    <w:rsid w:val="008E509B"/>
    <w:rsid w:val="008F124E"/>
    <w:rsid w:val="008F4811"/>
    <w:rsid w:val="008F525A"/>
    <w:rsid w:val="008F553E"/>
    <w:rsid w:val="009021F4"/>
    <w:rsid w:val="009026D4"/>
    <w:rsid w:val="00905492"/>
    <w:rsid w:val="00915D9B"/>
    <w:rsid w:val="009201E6"/>
    <w:rsid w:val="009207D6"/>
    <w:rsid w:val="009250AC"/>
    <w:rsid w:val="0092763E"/>
    <w:rsid w:val="00927C65"/>
    <w:rsid w:val="009304AD"/>
    <w:rsid w:val="009316A6"/>
    <w:rsid w:val="00932E13"/>
    <w:rsid w:val="00934A26"/>
    <w:rsid w:val="00934FEE"/>
    <w:rsid w:val="0093591A"/>
    <w:rsid w:val="00936114"/>
    <w:rsid w:val="00937F5A"/>
    <w:rsid w:val="009400E9"/>
    <w:rsid w:val="00946830"/>
    <w:rsid w:val="0094773B"/>
    <w:rsid w:val="00954C58"/>
    <w:rsid w:val="00962779"/>
    <w:rsid w:val="009654EC"/>
    <w:rsid w:val="00966E56"/>
    <w:rsid w:val="0096771F"/>
    <w:rsid w:val="00971666"/>
    <w:rsid w:val="00980823"/>
    <w:rsid w:val="00982719"/>
    <w:rsid w:val="0098307C"/>
    <w:rsid w:val="00984C3E"/>
    <w:rsid w:val="009918D9"/>
    <w:rsid w:val="00991C1E"/>
    <w:rsid w:val="00991F98"/>
    <w:rsid w:val="00993486"/>
    <w:rsid w:val="009A2AEF"/>
    <w:rsid w:val="009A392D"/>
    <w:rsid w:val="009A5C29"/>
    <w:rsid w:val="009A5FF6"/>
    <w:rsid w:val="009A73FC"/>
    <w:rsid w:val="009B2C83"/>
    <w:rsid w:val="009B3200"/>
    <w:rsid w:val="009B37AF"/>
    <w:rsid w:val="009B7D28"/>
    <w:rsid w:val="009C1820"/>
    <w:rsid w:val="009C46C9"/>
    <w:rsid w:val="009C4B99"/>
    <w:rsid w:val="009C4EE4"/>
    <w:rsid w:val="009C56D8"/>
    <w:rsid w:val="009D05AB"/>
    <w:rsid w:val="009D17C3"/>
    <w:rsid w:val="009D286C"/>
    <w:rsid w:val="009D47C2"/>
    <w:rsid w:val="009D55D1"/>
    <w:rsid w:val="009E339E"/>
    <w:rsid w:val="009E51F8"/>
    <w:rsid w:val="009E708A"/>
    <w:rsid w:val="009F045A"/>
    <w:rsid w:val="009F2649"/>
    <w:rsid w:val="009F3574"/>
    <w:rsid w:val="009F7719"/>
    <w:rsid w:val="00A02C57"/>
    <w:rsid w:val="00A034FD"/>
    <w:rsid w:val="00A0435A"/>
    <w:rsid w:val="00A05364"/>
    <w:rsid w:val="00A074D7"/>
    <w:rsid w:val="00A103AC"/>
    <w:rsid w:val="00A17D23"/>
    <w:rsid w:val="00A208E1"/>
    <w:rsid w:val="00A27F0E"/>
    <w:rsid w:val="00A32E9F"/>
    <w:rsid w:val="00A33012"/>
    <w:rsid w:val="00A335D0"/>
    <w:rsid w:val="00A35A6E"/>
    <w:rsid w:val="00A416CD"/>
    <w:rsid w:val="00A461AE"/>
    <w:rsid w:val="00A506B9"/>
    <w:rsid w:val="00A521AB"/>
    <w:rsid w:val="00A5253E"/>
    <w:rsid w:val="00A56CD0"/>
    <w:rsid w:val="00A606B8"/>
    <w:rsid w:val="00A61D3E"/>
    <w:rsid w:val="00A620E5"/>
    <w:rsid w:val="00A73611"/>
    <w:rsid w:val="00A737C1"/>
    <w:rsid w:val="00A73DA1"/>
    <w:rsid w:val="00A757E9"/>
    <w:rsid w:val="00A7643E"/>
    <w:rsid w:val="00A77465"/>
    <w:rsid w:val="00A81EE8"/>
    <w:rsid w:val="00A81F9E"/>
    <w:rsid w:val="00A83574"/>
    <w:rsid w:val="00A844BA"/>
    <w:rsid w:val="00A90C76"/>
    <w:rsid w:val="00A94B19"/>
    <w:rsid w:val="00A9649E"/>
    <w:rsid w:val="00AA070D"/>
    <w:rsid w:val="00AA1341"/>
    <w:rsid w:val="00AA40E7"/>
    <w:rsid w:val="00AA667B"/>
    <w:rsid w:val="00AA69CE"/>
    <w:rsid w:val="00AA73B6"/>
    <w:rsid w:val="00AB0136"/>
    <w:rsid w:val="00AB16D0"/>
    <w:rsid w:val="00AB2BD7"/>
    <w:rsid w:val="00AB2C1B"/>
    <w:rsid w:val="00AB789A"/>
    <w:rsid w:val="00AC3BF2"/>
    <w:rsid w:val="00AC5852"/>
    <w:rsid w:val="00AD4FE3"/>
    <w:rsid w:val="00AD5200"/>
    <w:rsid w:val="00AD5483"/>
    <w:rsid w:val="00AD6CBF"/>
    <w:rsid w:val="00AE23AC"/>
    <w:rsid w:val="00AE339C"/>
    <w:rsid w:val="00AF0249"/>
    <w:rsid w:val="00AF150F"/>
    <w:rsid w:val="00AF28DB"/>
    <w:rsid w:val="00AF4737"/>
    <w:rsid w:val="00AF7110"/>
    <w:rsid w:val="00B00D48"/>
    <w:rsid w:val="00B018A2"/>
    <w:rsid w:val="00B0470A"/>
    <w:rsid w:val="00B11300"/>
    <w:rsid w:val="00B116BD"/>
    <w:rsid w:val="00B1190D"/>
    <w:rsid w:val="00B12D87"/>
    <w:rsid w:val="00B14F3E"/>
    <w:rsid w:val="00B22783"/>
    <w:rsid w:val="00B2364D"/>
    <w:rsid w:val="00B27156"/>
    <w:rsid w:val="00B30338"/>
    <w:rsid w:val="00B321DC"/>
    <w:rsid w:val="00B34A8D"/>
    <w:rsid w:val="00B353BD"/>
    <w:rsid w:val="00B428EB"/>
    <w:rsid w:val="00B5159A"/>
    <w:rsid w:val="00B51A88"/>
    <w:rsid w:val="00B520CD"/>
    <w:rsid w:val="00B53582"/>
    <w:rsid w:val="00B61626"/>
    <w:rsid w:val="00B61F69"/>
    <w:rsid w:val="00B6239D"/>
    <w:rsid w:val="00B65939"/>
    <w:rsid w:val="00B67630"/>
    <w:rsid w:val="00B70B18"/>
    <w:rsid w:val="00B722DE"/>
    <w:rsid w:val="00B74E3F"/>
    <w:rsid w:val="00B80DDB"/>
    <w:rsid w:val="00B81EE1"/>
    <w:rsid w:val="00B85905"/>
    <w:rsid w:val="00B86D01"/>
    <w:rsid w:val="00B9135A"/>
    <w:rsid w:val="00B9392D"/>
    <w:rsid w:val="00BA42DD"/>
    <w:rsid w:val="00BA6B72"/>
    <w:rsid w:val="00BA761E"/>
    <w:rsid w:val="00BB20D7"/>
    <w:rsid w:val="00BB37DE"/>
    <w:rsid w:val="00BB3FBE"/>
    <w:rsid w:val="00BB7754"/>
    <w:rsid w:val="00BC1C5D"/>
    <w:rsid w:val="00BC2483"/>
    <w:rsid w:val="00BC603D"/>
    <w:rsid w:val="00BD21B0"/>
    <w:rsid w:val="00BD51D6"/>
    <w:rsid w:val="00BD5F6C"/>
    <w:rsid w:val="00BD7F26"/>
    <w:rsid w:val="00BE4FA8"/>
    <w:rsid w:val="00BE6CDD"/>
    <w:rsid w:val="00BF0C89"/>
    <w:rsid w:val="00BF14A5"/>
    <w:rsid w:val="00BF1E51"/>
    <w:rsid w:val="00BF7439"/>
    <w:rsid w:val="00C00B1A"/>
    <w:rsid w:val="00C03CE1"/>
    <w:rsid w:val="00C04A06"/>
    <w:rsid w:val="00C13B7A"/>
    <w:rsid w:val="00C14A6E"/>
    <w:rsid w:val="00C20067"/>
    <w:rsid w:val="00C21C8C"/>
    <w:rsid w:val="00C259FB"/>
    <w:rsid w:val="00C26F53"/>
    <w:rsid w:val="00C27373"/>
    <w:rsid w:val="00C3016F"/>
    <w:rsid w:val="00C31922"/>
    <w:rsid w:val="00C32EDF"/>
    <w:rsid w:val="00C35802"/>
    <w:rsid w:val="00C405FD"/>
    <w:rsid w:val="00C42573"/>
    <w:rsid w:val="00C46239"/>
    <w:rsid w:val="00C5024A"/>
    <w:rsid w:val="00C562D1"/>
    <w:rsid w:val="00C56748"/>
    <w:rsid w:val="00C57107"/>
    <w:rsid w:val="00C571EA"/>
    <w:rsid w:val="00C62C2D"/>
    <w:rsid w:val="00C72555"/>
    <w:rsid w:val="00C736E7"/>
    <w:rsid w:val="00C73FD1"/>
    <w:rsid w:val="00C84B7D"/>
    <w:rsid w:val="00C9227C"/>
    <w:rsid w:val="00C9557D"/>
    <w:rsid w:val="00CA2740"/>
    <w:rsid w:val="00CA2FBB"/>
    <w:rsid w:val="00CA461D"/>
    <w:rsid w:val="00CA598D"/>
    <w:rsid w:val="00CB0083"/>
    <w:rsid w:val="00CB3111"/>
    <w:rsid w:val="00CB3A1D"/>
    <w:rsid w:val="00CB6CBC"/>
    <w:rsid w:val="00CB6F45"/>
    <w:rsid w:val="00CC12E6"/>
    <w:rsid w:val="00CC2E25"/>
    <w:rsid w:val="00CC45E8"/>
    <w:rsid w:val="00CC4FB9"/>
    <w:rsid w:val="00CC77B5"/>
    <w:rsid w:val="00CC7C64"/>
    <w:rsid w:val="00CD0B47"/>
    <w:rsid w:val="00CD1C6C"/>
    <w:rsid w:val="00CD4428"/>
    <w:rsid w:val="00CD66F6"/>
    <w:rsid w:val="00CD6E92"/>
    <w:rsid w:val="00CE1D19"/>
    <w:rsid w:val="00CE21F5"/>
    <w:rsid w:val="00CE73BC"/>
    <w:rsid w:val="00CF14AF"/>
    <w:rsid w:val="00CF3C43"/>
    <w:rsid w:val="00CF4750"/>
    <w:rsid w:val="00CF5F1A"/>
    <w:rsid w:val="00CF6A24"/>
    <w:rsid w:val="00D010E8"/>
    <w:rsid w:val="00D0211A"/>
    <w:rsid w:val="00D02C04"/>
    <w:rsid w:val="00D04D8C"/>
    <w:rsid w:val="00D058A1"/>
    <w:rsid w:val="00D05C36"/>
    <w:rsid w:val="00D0779C"/>
    <w:rsid w:val="00D1080F"/>
    <w:rsid w:val="00D12971"/>
    <w:rsid w:val="00D138E8"/>
    <w:rsid w:val="00D20259"/>
    <w:rsid w:val="00D208BA"/>
    <w:rsid w:val="00D21668"/>
    <w:rsid w:val="00D216BC"/>
    <w:rsid w:val="00D22DCE"/>
    <w:rsid w:val="00D24A58"/>
    <w:rsid w:val="00D26615"/>
    <w:rsid w:val="00D27135"/>
    <w:rsid w:val="00D32AB3"/>
    <w:rsid w:val="00D3526C"/>
    <w:rsid w:val="00D40B6B"/>
    <w:rsid w:val="00D42A10"/>
    <w:rsid w:val="00D42F8F"/>
    <w:rsid w:val="00D44295"/>
    <w:rsid w:val="00D4576D"/>
    <w:rsid w:val="00D45ADF"/>
    <w:rsid w:val="00D50FAF"/>
    <w:rsid w:val="00D55898"/>
    <w:rsid w:val="00D6443E"/>
    <w:rsid w:val="00D67E88"/>
    <w:rsid w:val="00D70125"/>
    <w:rsid w:val="00D73902"/>
    <w:rsid w:val="00D74876"/>
    <w:rsid w:val="00D75A27"/>
    <w:rsid w:val="00D7609C"/>
    <w:rsid w:val="00D7705B"/>
    <w:rsid w:val="00D859B0"/>
    <w:rsid w:val="00D85CA6"/>
    <w:rsid w:val="00D94373"/>
    <w:rsid w:val="00D94CED"/>
    <w:rsid w:val="00D95284"/>
    <w:rsid w:val="00DA07F1"/>
    <w:rsid w:val="00DA133A"/>
    <w:rsid w:val="00DA1A9F"/>
    <w:rsid w:val="00DB2062"/>
    <w:rsid w:val="00DB325D"/>
    <w:rsid w:val="00DB4C94"/>
    <w:rsid w:val="00DC1DAA"/>
    <w:rsid w:val="00DC59B0"/>
    <w:rsid w:val="00DC5DF0"/>
    <w:rsid w:val="00DD06F4"/>
    <w:rsid w:val="00DD2DF2"/>
    <w:rsid w:val="00DD4A90"/>
    <w:rsid w:val="00DD500F"/>
    <w:rsid w:val="00DD7EF2"/>
    <w:rsid w:val="00DE74E0"/>
    <w:rsid w:val="00DF4EFB"/>
    <w:rsid w:val="00DF53E4"/>
    <w:rsid w:val="00E033D0"/>
    <w:rsid w:val="00E10590"/>
    <w:rsid w:val="00E11B0E"/>
    <w:rsid w:val="00E120D5"/>
    <w:rsid w:val="00E125FA"/>
    <w:rsid w:val="00E134EF"/>
    <w:rsid w:val="00E14A88"/>
    <w:rsid w:val="00E14BB7"/>
    <w:rsid w:val="00E2136E"/>
    <w:rsid w:val="00E24CD7"/>
    <w:rsid w:val="00E25AF8"/>
    <w:rsid w:val="00E305E7"/>
    <w:rsid w:val="00E31A6A"/>
    <w:rsid w:val="00E324F4"/>
    <w:rsid w:val="00E438ED"/>
    <w:rsid w:val="00E444B0"/>
    <w:rsid w:val="00E44A31"/>
    <w:rsid w:val="00E46BDF"/>
    <w:rsid w:val="00E476B5"/>
    <w:rsid w:val="00E547DB"/>
    <w:rsid w:val="00E555BF"/>
    <w:rsid w:val="00E61949"/>
    <w:rsid w:val="00E62906"/>
    <w:rsid w:val="00E66AB6"/>
    <w:rsid w:val="00E70DCE"/>
    <w:rsid w:val="00E771D1"/>
    <w:rsid w:val="00E84774"/>
    <w:rsid w:val="00E863EE"/>
    <w:rsid w:val="00E87276"/>
    <w:rsid w:val="00E9072D"/>
    <w:rsid w:val="00E90BB6"/>
    <w:rsid w:val="00E95636"/>
    <w:rsid w:val="00EA022F"/>
    <w:rsid w:val="00EA1BE7"/>
    <w:rsid w:val="00EA446A"/>
    <w:rsid w:val="00EA53AC"/>
    <w:rsid w:val="00EA604D"/>
    <w:rsid w:val="00EA65A4"/>
    <w:rsid w:val="00EA7DC1"/>
    <w:rsid w:val="00EB2B16"/>
    <w:rsid w:val="00EB5BA2"/>
    <w:rsid w:val="00EB5C28"/>
    <w:rsid w:val="00EB7A6D"/>
    <w:rsid w:val="00EC4229"/>
    <w:rsid w:val="00EC4F70"/>
    <w:rsid w:val="00EC52BA"/>
    <w:rsid w:val="00EC6884"/>
    <w:rsid w:val="00ED0CB2"/>
    <w:rsid w:val="00ED0E9B"/>
    <w:rsid w:val="00ED19F5"/>
    <w:rsid w:val="00ED6B35"/>
    <w:rsid w:val="00EE3AFB"/>
    <w:rsid w:val="00EE7CE7"/>
    <w:rsid w:val="00EF0D19"/>
    <w:rsid w:val="00EF0D5F"/>
    <w:rsid w:val="00EF1577"/>
    <w:rsid w:val="00EF3FED"/>
    <w:rsid w:val="00EF6BD4"/>
    <w:rsid w:val="00F02A47"/>
    <w:rsid w:val="00F0481A"/>
    <w:rsid w:val="00F0507A"/>
    <w:rsid w:val="00F05C18"/>
    <w:rsid w:val="00F1115A"/>
    <w:rsid w:val="00F157DD"/>
    <w:rsid w:val="00F15BF7"/>
    <w:rsid w:val="00F15F90"/>
    <w:rsid w:val="00F212A5"/>
    <w:rsid w:val="00F21465"/>
    <w:rsid w:val="00F216B5"/>
    <w:rsid w:val="00F254AE"/>
    <w:rsid w:val="00F2762F"/>
    <w:rsid w:val="00F27975"/>
    <w:rsid w:val="00F3072B"/>
    <w:rsid w:val="00F33FEE"/>
    <w:rsid w:val="00F42660"/>
    <w:rsid w:val="00F500CC"/>
    <w:rsid w:val="00F50875"/>
    <w:rsid w:val="00F56F06"/>
    <w:rsid w:val="00F6065C"/>
    <w:rsid w:val="00F61EB1"/>
    <w:rsid w:val="00F62C8B"/>
    <w:rsid w:val="00F665AA"/>
    <w:rsid w:val="00F71B36"/>
    <w:rsid w:val="00F733AF"/>
    <w:rsid w:val="00F7648B"/>
    <w:rsid w:val="00F76822"/>
    <w:rsid w:val="00F77194"/>
    <w:rsid w:val="00F802D4"/>
    <w:rsid w:val="00F82E4C"/>
    <w:rsid w:val="00F83B32"/>
    <w:rsid w:val="00F91982"/>
    <w:rsid w:val="00F94AF7"/>
    <w:rsid w:val="00FA2DA2"/>
    <w:rsid w:val="00FA311A"/>
    <w:rsid w:val="00FA3738"/>
    <w:rsid w:val="00FA6239"/>
    <w:rsid w:val="00FB0322"/>
    <w:rsid w:val="00FB16A8"/>
    <w:rsid w:val="00FB2267"/>
    <w:rsid w:val="00FB3596"/>
    <w:rsid w:val="00FC0E00"/>
    <w:rsid w:val="00FC1AAD"/>
    <w:rsid w:val="00FD3696"/>
    <w:rsid w:val="00FE0FE8"/>
    <w:rsid w:val="00FE338E"/>
    <w:rsid w:val="00FE77C9"/>
    <w:rsid w:val="00FE7859"/>
    <w:rsid w:val="00FF3692"/>
    <w:rsid w:val="00FF56AA"/>
    <w:rsid w:val="00FF6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FF81D6"/>
  <w14:defaultImageDpi w14:val="32767"/>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semiHidden/>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semiHidden/>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156059"/>
    <w:rPr>
      <w:color w:val="605E5C"/>
      <w:shd w:val="clear" w:color="auto" w:fill="E1DFDD"/>
    </w:rPr>
  </w:style>
  <w:style w:type="paragraph" w:styleId="Bibliography">
    <w:name w:val="Bibliography"/>
    <w:basedOn w:val="Normal"/>
    <w:next w:val="Normal"/>
    <w:uiPriority w:val="37"/>
    <w:unhideWhenUsed/>
    <w:rsid w:val="00D67E88"/>
    <w:pPr>
      <w:tabs>
        <w:tab w:val="left" w:pos="144"/>
      </w:tabs>
      <w:spacing w:after="0" w:line="240" w:lineRule="auto"/>
      <w:ind w:left="144" w:hanging="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550581273">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951325209">
      <w:bodyDiv w:val="1"/>
      <w:marLeft w:val="0"/>
      <w:marRight w:val="0"/>
      <w:marTop w:val="0"/>
      <w:marBottom w:val="0"/>
      <w:divBdr>
        <w:top w:val="none" w:sz="0" w:space="0" w:color="auto"/>
        <w:left w:val="none" w:sz="0" w:space="0" w:color="auto"/>
        <w:bottom w:val="none" w:sz="0" w:space="0" w:color="auto"/>
        <w:right w:val="none" w:sz="0" w:space="0" w:color="auto"/>
      </w:divBdr>
    </w:div>
    <w:div w:id="985667339">
      <w:bodyDiv w:val="1"/>
      <w:marLeft w:val="0"/>
      <w:marRight w:val="0"/>
      <w:marTop w:val="0"/>
      <w:marBottom w:val="0"/>
      <w:divBdr>
        <w:top w:val="none" w:sz="0" w:space="0" w:color="auto"/>
        <w:left w:val="none" w:sz="0" w:space="0" w:color="auto"/>
        <w:bottom w:val="none" w:sz="0" w:space="0" w:color="auto"/>
        <w:right w:val="none" w:sz="0" w:space="0" w:color="auto"/>
      </w:divBdr>
    </w:div>
    <w:div w:id="1036732057">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272588308">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hyperlink" Target="mailto:jpr@chem.ethz.ch" TargetMode="Externa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mailto:gonzalo.guillen.gosalbez@chem.ethz.ch" TargetMode="Externa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BA5AB-4B6B-4E43-9508-67E58AAB6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16764</Words>
  <Characters>95559</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112099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Nabera  Abhinandan</cp:lastModifiedBy>
  <cp:revision>608</cp:revision>
  <cp:lastPrinted>2014-10-09T15:34:00Z</cp:lastPrinted>
  <dcterms:created xsi:type="dcterms:W3CDTF">2023-10-14T10:26:00Z</dcterms:created>
  <dcterms:modified xsi:type="dcterms:W3CDTF">2023-10-22T15:22:00Z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id="DTiQ3xPb"/&gt;&lt;style id="http://www.zotero.org/styles/green-chemistry" hasBibliography="1" bibliographyStyleHasBeenSet="1"/&gt;&lt;prefs&gt;&lt;pref name="fieldType" value="Field"/&gt;&lt;/prefs&gt;&lt;/data&gt;</vt:lpwstr>
  </property>
</Properties>
</file>