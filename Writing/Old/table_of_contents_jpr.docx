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64D22" w14:textId="77777777" w:rsidR="00A70FFF" w:rsidRDefault="00A70FFF" w:rsidP="00A70FFF">
      <w:pPr>
        <w:jc w:val="center"/>
      </w:pPr>
      <w:r>
        <w:rPr>
          <w:noProof/>
        </w:rPr>
        <w:drawing>
          <wp:inline distT="0" distB="0" distL="0" distR="0" wp14:anchorId="227BF141" wp14:editId="07E302BD">
            <wp:extent cx="2811237" cy="1440183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_entr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1237" cy="14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0B2E" w14:textId="1C23CB2F" w:rsidR="00DE182F" w:rsidRDefault="00A70FFF" w:rsidP="00A70FFF">
      <w:pPr>
        <w:jc w:val="both"/>
      </w:pPr>
      <w:r>
        <w:t>The grand transition towards</w:t>
      </w:r>
      <w:r w:rsidRPr="00B70811">
        <w:t xml:space="preserve"> green pathways for chemical</w:t>
      </w:r>
      <w:ins w:id="0" w:author="Pérez-Ramirez  Javier" w:date="2024-01-19T08:31:00Z">
        <w:r w:rsidR="00997DFF">
          <w:t>s</w:t>
        </w:r>
      </w:ins>
      <w:r w:rsidRPr="00B70811">
        <w:t xml:space="preserve"> production, alongside ambitious climate policies and technological advancements, </w:t>
      </w:r>
      <w:r>
        <w:t>could</w:t>
      </w:r>
      <w:r w:rsidRPr="00B70811">
        <w:t xml:space="preserve"> achieve a significant </w:t>
      </w:r>
      <w:r>
        <w:t xml:space="preserve">90% </w:t>
      </w:r>
      <w:r w:rsidRPr="00B70811">
        <w:t>reduction in climate change impacts</w:t>
      </w:r>
      <w:r>
        <w:t xml:space="preserve"> by 2050</w:t>
      </w:r>
      <w:r w:rsidRPr="00B70811">
        <w:t>, while fossil routes, in the best</w:t>
      </w:r>
      <w:r>
        <w:noBreakHyphen/>
      </w:r>
      <w:r w:rsidRPr="00B70811">
        <w:t xml:space="preserve">case scenario, offer </w:t>
      </w:r>
      <w:del w:id="1" w:author="Pérez-Ramirez  Javier" w:date="2024-01-19T08:26:00Z">
        <w:r w:rsidRPr="00B70811" w:rsidDel="007558B7">
          <w:delText>only minimal</w:delText>
        </w:r>
      </w:del>
      <w:ins w:id="2" w:author="Pérez-Ramirez  Javier" w:date="2024-01-19T08:26:00Z">
        <w:r w:rsidR="007558B7">
          <w:t>limited</w:t>
        </w:r>
      </w:ins>
      <w:r w:rsidRPr="00B70811">
        <w:t xml:space="preserve"> reductions of up to 10%.</w:t>
      </w:r>
    </w:p>
    <w:sectPr w:rsidR="00DE182F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érez-Ramirez  Javier">
    <w15:presenceInfo w15:providerId="AD" w15:userId="S::jpr@ethz.ch::592cf504-c664-4b26-b115-e9ff9989dc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wMDKwMDQwMTMwNjJS0lEKTi0uzszPAykwrAUAkLRaqiwAAAA="/>
  </w:docVars>
  <w:rsids>
    <w:rsidRoot w:val="00A70FFF"/>
    <w:rsid w:val="007558B7"/>
    <w:rsid w:val="00997DFF"/>
    <w:rsid w:val="00A70FFF"/>
    <w:rsid w:val="00DE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E96A0"/>
  <w15:chartTrackingRefBased/>
  <w15:docId w15:val="{4FCA63ED-2B41-44D4-8770-1CBF256B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FFF"/>
    <w:rPr>
      <w:rFonts w:ascii="Arial" w:hAnsi="Arial"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7558B7"/>
    <w:pPr>
      <w:spacing w:after="0" w:line="240" w:lineRule="auto"/>
    </w:pPr>
    <w:rPr>
      <w:rFonts w:ascii="Arial" w:hAnsi="Arial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Pérez-Ramirez  Javier</cp:lastModifiedBy>
  <cp:revision>3</cp:revision>
  <dcterms:created xsi:type="dcterms:W3CDTF">2024-01-18T20:08:00Z</dcterms:created>
  <dcterms:modified xsi:type="dcterms:W3CDTF">2024-01-19T07:31:00Z</dcterms:modified>
</cp:coreProperties>
</file>