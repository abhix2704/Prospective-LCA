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10997" w14:textId="4DA791B1" w:rsidR="00614C56" w:rsidRPr="001D7051" w:rsidRDefault="00614C56" w:rsidP="00614C56">
      <w:pPr>
        <w:spacing w:before="60" w:after="60"/>
        <w:ind w:left="2124" w:firstLine="708"/>
        <w:jc w:val="right"/>
        <w:rPr>
          <w:rFonts w:ascii="Arial" w:hAnsi="Arial" w:cs="Arial"/>
          <w:b/>
        </w:rPr>
      </w:pPr>
      <w:bookmarkStart w:id="0" w:name="_Hlk128557527"/>
      <w:r w:rsidRPr="001D7051">
        <w:rPr>
          <w:rFonts w:ascii="Arial" w:hAnsi="Arial" w:cs="Arial"/>
        </w:rPr>
        <w:t xml:space="preserve">Zurich, </w:t>
      </w:r>
      <w:bookmarkStart w:id="1" w:name="inhalt"/>
      <w:bookmarkEnd w:id="1"/>
      <w:r w:rsidR="00F87B95">
        <w:rPr>
          <w:rFonts w:ascii="Arial" w:hAnsi="Arial" w:cs="Arial"/>
        </w:rPr>
        <w:t>20</w:t>
      </w:r>
      <w:r w:rsidR="00252144" w:rsidRPr="001D7051">
        <w:rPr>
          <w:rFonts w:ascii="Arial" w:hAnsi="Arial" w:cs="Arial"/>
        </w:rPr>
        <w:t>.</w:t>
      </w:r>
      <w:r w:rsidR="00A229D0">
        <w:rPr>
          <w:rFonts w:ascii="Arial" w:hAnsi="Arial" w:cs="Arial"/>
        </w:rPr>
        <w:t>01</w:t>
      </w:r>
      <w:r w:rsidR="00252144" w:rsidRPr="001D7051">
        <w:rPr>
          <w:rFonts w:ascii="Arial" w:hAnsi="Arial" w:cs="Arial"/>
        </w:rPr>
        <w:t>.2023</w:t>
      </w:r>
    </w:p>
    <w:p w14:paraId="0F59A6AC" w14:textId="79CB1078" w:rsidR="00614C56" w:rsidRPr="001D7051" w:rsidRDefault="00614C56" w:rsidP="00614C56">
      <w:pPr>
        <w:spacing w:before="60" w:after="60"/>
        <w:rPr>
          <w:rFonts w:ascii="Arial" w:hAnsi="Arial" w:cs="Arial"/>
          <w:b/>
        </w:rPr>
      </w:pPr>
      <w:r w:rsidRPr="001D7051">
        <w:rPr>
          <w:rFonts w:ascii="Arial" w:hAnsi="Arial" w:cs="Arial"/>
          <w:b/>
        </w:rPr>
        <w:t xml:space="preserve">Dr. </w:t>
      </w:r>
      <w:r w:rsidR="004071AD" w:rsidRPr="001D7051">
        <w:rPr>
          <w:rFonts w:ascii="Arial" w:hAnsi="Arial" w:cs="Arial"/>
          <w:b/>
        </w:rPr>
        <w:t xml:space="preserve">Michael Rowan </w:t>
      </w:r>
    </w:p>
    <w:p w14:paraId="7D5BCC87" w14:textId="0A753CDB" w:rsidR="00614C56" w:rsidRPr="001D7051" w:rsidRDefault="004071AD" w:rsidP="00614C56">
      <w:pPr>
        <w:spacing w:after="60"/>
        <w:rPr>
          <w:rFonts w:ascii="Arial" w:hAnsi="Arial" w:cs="Arial"/>
          <w:i/>
        </w:rPr>
      </w:pPr>
      <w:r w:rsidRPr="001D7051">
        <w:rPr>
          <w:rFonts w:ascii="Arial" w:hAnsi="Arial" w:cs="Arial"/>
        </w:rPr>
        <w:t xml:space="preserve">Executive </w:t>
      </w:r>
      <w:r w:rsidR="00614C56" w:rsidRPr="001D7051">
        <w:rPr>
          <w:rFonts w:ascii="Arial" w:hAnsi="Arial" w:cs="Arial"/>
        </w:rPr>
        <w:t>Editor</w:t>
      </w:r>
      <w:r w:rsidRPr="001D7051">
        <w:rPr>
          <w:rFonts w:ascii="Arial" w:hAnsi="Arial" w:cs="Arial"/>
        </w:rPr>
        <w:t>, Royal Society of Chemistry</w:t>
      </w:r>
    </w:p>
    <w:p w14:paraId="45C25226" w14:textId="77777777" w:rsidR="00614C56" w:rsidRPr="001D7051" w:rsidRDefault="00614C56" w:rsidP="00614C56">
      <w:pPr>
        <w:spacing w:after="60"/>
        <w:rPr>
          <w:rFonts w:ascii="Arial" w:hAnsi="Arial" w:cs="Arial"/>
        </w:rPr>
      </w:pPr>
    </w:p>
    <w:p w14:paraId="4AD6666D" w14:textId="77777777" w:rsidR="00614C56" w:rsidRPr="001D7051" w:rsidRDefault="00614C56" w:rsidP="00614C56">
      <w:pPr>
        <w:spacing w:after="60"/>
        <w:rPr>
          <w:rFonts w:ascii="Arial" w:hAnsi="Arial" w:cs="Arial"/>
        </w:rPr>
      </w:pPr>
      <w:r w:rsidRPr="001D7051">
        <w:rPr>
          <w:rFonts w:ascii="Arial" w:hAnsi="Arial" w:cs="Arial"/>
          <w:b/>
        </w:rPr>
        <w:t xml:space="preserve">Subject: </w:t>
      </w:r>
      <w:r w:rsidRPr="001D7051">
        <w:rPr>
          <w:rFonts w:ascii="Arial" w:hAnsi="Arial" w:cs="Arial"/>
        </w:rPr>
        <w:t>Manuscript submission</w:t>
      </w:r>
    </w:p>
    <w:p w14:paraId="1E244FA6" w14:textId="3A410199" w:rsidR="00614C56" w:rsidRPr="001D7051" w:rsidRDefault="00614C56" w:rsidP="000A67E6">
      <w:pPr>
        <w:spacing w:before="240" w:after="80" w:line="288" w:lineRule="auto"/>
        <w:jc w:val="both"/>
        <w:rPr>
          <w:rFonts w:ascii="Arial" w:hAnsi="Arial" w:cs="Arial"/>
          <w:snapToGrid w:val="0"/>
          <w:color w:val="000000"/>
        </w:rPr>
      </w:pPr>
      <w:r w:rsidRPr="001D7051">
        <w:rPr>
          <w:rFonts w:ascii="Arial" w:hAnsi="Arial" w:cs="Arial"/>
          <w:snapToGrid w:val="0"/>
          <w:color w:val="000000"/>
        </w:rPr>
        <w:t xml:space="preserve">Dear Dr. </w:t>
      </w:r>
      <w:r w:rsidR="004071AD" w:rsidRPr="001D7051">
        <w:rPr>
          <w:rFonts w:ascii="Arial" w:hAnsi="Arial" w:cs="Arial"/>
          <w:snapToGrid w:val="0"/>
          <w:color w:val="000000"/>
        </w:rPr>
        <w:t>Rowan</w:t>
      </w:r>
      <w:r w:rsidRPr="001D7051">
        <w:rPr>
          <w:rFonts w:ascii="Arial" w:hAnsi="Arial" w:cs="Arial"/>
          <w:snapToGrid w:val="0"/>
          <w:color w:val="000000"/>
        </w:rPr>
        <w:t>,</w:t>
      </w:r>
      <w:ins w:id="2" w:author="Pérez-Ramirez  Javier" w:date="2024-01-19T08:24:00Z">
        <w:r w:rsidR="009A74A4">
          <w:rPr>
            <w:rFonts w:ascii="Arial" w:hAnsi="Arial" w:cs="Arial"/>
            <w:snapToGrid w:val="0"/>
            <w:color w:val="000000"/>
          </w:rPr>
          <w:t xml:space="preserve"> dear Michael,</w:t>
        </w:r>
      </w:ins>
    </w:p>
    <w:p w14:paraId="775B2EF4" w14:textId="37E4CC36" w:rsidR="00D06D69" w:rsidRPr="00990664" w:rsidRDefault="000A67E6" w:rsidP="000A67E6">
      <w:pPr>
        <w:spacing w:before="120" w:after="120" w:line="264" w:lineRule="auto"/>
        <w:jc w:val="both"/>
        <w:rPr>
          <w:rFonts w:ascii="Arial" w:hAnsi="Arial" w:cs="Arial"/>
          <w:b/>
        </w:rPr>
      </w:pPr>
      <w:r w:rsidRPr="001D7051">
        <w:rPr>
          <w:rFonts w:ascii="Arial" w:hAnsi="Arial" w:cs="Arial"/>
        </w:rPr>
        <w:t xml:space="preserve">We </w:t>
      </w:r>
      <w:r w:rsidR="004E120F">
        <w:rPr>
          <w:rFonts w:ascii="Arial" w:hAnsi="Arial" w:cs="Arial"/>
        </w:rPr>
        <w:t xml:space="preserve">are grateful for your </w:t>
      </w:r>
      <w:r w:rsidR="00E660D9">
        <w:rPr>
          <w:rFonts w:ascii="Arial" w:hAnsi="Arial" w:cs="Arial"/>
        </w:rPr>
        <w:t xml:space="preserve">kind </w:t>
      </w:r>
      <w:r w:rsidR="004E120F">
        <w:rPr>
          <w:rFonts w:ascii="Arial" w:hAnsi="Arial" w:cs="Arial"/>
        </w:rPr>
        <w:t xml:space="preserve">invitation to </w:t>
      </w:r>
      <w:r w:rsidR="00D74F51">
        <w:rPr>
          <w:rFonts w:ascii="Arial" w:hAnsi="Arial" w:cs="Arial"/>
        </w:rPr>
        <w:t xml:space="preserve">contribute to the </w:t>
      </w:r>
      <w:r w:rsidR="00D74F51" w:rsidRPr="001D7051">
        <w:rPr>
          <w:rFonts w:ascii="Arial" w:hAnsi="Arial" w:cs="Arial"/>
          <w:i/>
        </w:rPr>
        <w:t>Green Chemistry</w:t>
      </w:r>
      <w:r w:rsidR="00D74F51">
        <w:rPr>
          <w:rFonts w:ascii="Arial" w:hAnsi="Arial" w:cs="Arial"/>
          <w:i/>
        </w:rPr>
        <w:t xml:space="preserve"> </w:t>
      </w:r>
      <w:r w:rsidR="00D74F51" w:rsidRPr="000330EA">
        <w:rPr>
          <w:rFonts w:ascii="Arial" w:hAnsi="Arial" w:cs="Arial"/>
          <w:iCs/>
        </w:rPr>
        <w:t>25</w:t>
      </w:r>
      <w:r w:rsidR="00D74F51" w:rsidRPr="000330EA">
        <w:rPr>
          <w:rFonts w:ascii="Arial" w:hAnsi="Arial" w:cs="Arial"/>
          <w:iCs/>
          <w:vertAlign w:val="superscript"/>
        </w:rPr>
        <w:t>th</w:t>
      </w:r>
      <w:r w:rsidR="00D74F51" w:rsidRPr="000330EA">
        <w:rPr>
          <w:rFonts w:ascii="Arial" w:hAnsi="Arial" w:cs="Arial"/>
          <w:iCs/>
        </w:rPr>
        <w:t xml:space="preserve"> Anniversary</w:t>
      </w:r>
      <w:r w:rsidR="00D74F51">
        <w:rPr>
          <w:rFonts w:ascii="Arial" w:hAnsi="Arial" w:cs="Arial"/>
          <w:iCs/>
        </w:rPr>
        <w:t xml:space="preserve"> themed collection. Herein, we</w:t>
      </w:r>
      <w:r w:rsidR="00D74F51">
        <w:rPr>
          <w:rFonts w:ascii="Arial" w:hAnsi="Arial" w:cs="Arial"/>
        </w:rPr>
        <w:t xml:space="preserve"> </w:t>
      </w:r>
      <w:r w:rsidR="004E120F">
        <w:rPr>
          <w:rFonts w:ascii="Arial" w:hAnsi="Arial" w:cs="Arial"/>
        </w:rPr>
        <w:t xml:space="preserve">submit our </w:t>
      </w:r>
      <w:del w:id="3" w:author="Pérez-Ramirez  Javier" w:date="2024-01-19T08:20:00Z">
        <w:r w:rsidR="004E120F" w:rsidDel="00643E18">
          <w:rPr>
            <w:rFonts w:ascii="Arial" w:hAnsi="Arial" w:cs="Arial"/>
          </w:rPr>
          <w:delText xml:space="preserve">full </w:delText>
        </w:r>
      </w:del>
      <w:r w:rsidR="004E120F">
        <w:rPr>
          <w:rFonts w:ascii="Arial" w:hAnsi="Arial" w:cs="Arial"/>
        </w:rPr>
        <w:t>paper titled</w:t>
      </w:r>
      <w:r w:rsidRPr="001D7051">
        <w:rPr>
          <w:rFonts w:ascii="Arial" w:hAnsi="Arial" w:cs="Arial"/>
        </w:rPr>
        <w:t xml:space="preserve"> </w:t>
      </w:r>
      <w:r w:rsidR="003C7AFD">
        <w:rPr>
          <w:rFonts w:ascii="Arial" w:hAnsi="Arial" w:cs="Arial"/>
          <w:b/>
        </w:rPr>
        <w:t>“</w:t>
      </w:r>
      <w:r w:rsidR="00353AC8">
        <w:rPr>
          <w:rFonts w:ascii="Arial" w:hAnsi="Arial" w:cs="Arial"/>
          <w:b/>
        </w:rPr>
        <w:t>Integrating climate policies in the sustainability analysis of green chemical</w:t>
      </w:r>
      <w:r w:rsidR="003C7AFD">
        <w:rPr>
          <w:rFonts w:ascii="Arial" w:hAnsi="Arial" w:cs="Arial"/>
          <w:b/>
        </w:rPr>
        <w:t>s”</w:t>
      </w:r>
      <w:r w:rsidRPr="001D7051">
        <w:rPr>
          <w:rFonts w:ascii="Arial" w:hAnsi="Arial" w:cs="Arial"/>
          <w:b/>
        </w:rPr>
        <w:t xml:space="preserve"> </w:t>
      </w:r>
      <w:r w:rsidRPr="001D7051">
        <w:rPr>
          <w:rFonts w:ascii="Arial" w:hAnsi="Arial" w:cs="Arial"/>
        </w:rPr>
        <w:t>by A.</w:t>
      </w:r>
      <w:r w:rsidR="00A734EB" w:rsidRPr="001D7051">
        <w:rPr>
          <w:rFonts w:ascii="Arial" w:hAnsi="Arial" w:cs="Arial"/>
        </w:rPr>
        <w:t> </w:t>
      </w:r>
      <w:r w:rsidRPr="001D7051">
        <w:rPr>
          <w:rFonts w:ascii="Arial" w:hAnsi="Arial" w:cs="Arial"/>
        </w:rPr>
        <w:t>Nabera, A.</w:t>
      </w:r>
      <w:r w:rsidR="00666F22">
        <w:rPr>
          <w:rFonts w:ascii="Arial" w:hAnsi="Arial" w:cs="Arial"/>
        </w:rPr>
        <w:t> </w:t>
      </w:r>
      <w:r w:rsidRPr="001D7051">
        <w:rPr>
          <w:rFonts w:ascii="Arial" w:hAnsi="Arial" w:cs="Arial"/>
        </w:rPr>
        <w:t>J.</w:t>
      </w:r>
      <w:r w:rsidR="00A734EB" w:rsidRPr="001D7051">
        <w:rPr>
          <w:rFonts w:ascii="Arial" w:hAnsi="Arial" w:cs="Arial"/>
        </w:rPr>
        <w:t> </w:t>
      </w:r>
      <w:r w:rsidRPr="001D7051">
        <w:rPr>
          <w:rFonts w:ascii="Arial" w:hAnsi="Arial" w:cs="Arial"/>
        </w:rPr>
        <w:t>Mart</w:t>
      </w:r>
      <w:r w:rsidR="00C67C27" w:rsidRPr="001D7051">
        <w:rPr>
          <w:rFonts w:ascii="Arial" w:hAnsi="Arial" w:cs="Arial"/>
        </w:rPr>
        <w:t>í</w:t>
      </w:r>
      <w:r w:rsidRPr="001D7051">
        <w:rPr>
          <w:rFonts w:ascii="Arial" w:hAnsi="Arial" w:cs="Arial"/>
        </w:rPr>
        <w:t>n</w:t>
      </w:r>
      <w:r w:rsidR="005C0A15" w:rsidRPr="001D7051">
        <w:rPr>
          <w:rFonts w:ascii="Arial" w:hAnsi="Arial" w:cs="Arial"/>
        </w:rPr>
        <w:t xml:space="preserve">, </w:t>
      </w:r>
      <w:r w:rsidR="003E647D" w:rsidRPr="001D7051">
        <w:rPr>
          <w:rFonts w:ascii="Arial" w:hAnsi="Arial" w:cs="Arial"/>
        </w:rPr>
        <w:t xml:space="preserve">R. Istrate, </w:t>
      </w:r>
      <w:r w:rsidRPr="001D7051">
        <w:rPr>
          <w:rFonts w:ascii="Arial" w:hAnsi="Arial" w:cs="Arial"/>
        </w:rPr>
        <w:t>J.</w:t>
      </w:r>
      <w:r w:rsidR="00A734EB" w:rsidRPr="001D7051">
        <w:rPr>
          <w:rFonts w:ascii="Arial" w:hAnsi="Arial" w:cs="Arial"/>
        </w:rPr>
        <w:t> </w:t>
      </w:r>
      <w:r w:rsidRPr="001D7051">
        <w:rPr>
          <w:rFonts w:ascii="Arial" w:hAnsi="Arial" w:cs="Arial"/>
        </w:rPr>
        <w:t>Pérez</w:t>
      </w:r>
      <w:r w:rsidR="00763774" w:rsidRPr="001D7051">
        <w:rPr>
          <w:rFonts w:ascii="Arial" w:hAnsi="Arial" w:cs="Arial"/>
        </w:rPr>
        <w:noBreakHyphen/>
      </w:r>
      <w:r w:rsidRPr="001D7051">
        <w:rPr>
          <w:rFonts w:ascii="Arial" w:hAnsi="Arial" w:cs="Arial"/>
        </w:rPr>
        <w:t>Ramírez</w:t>
      </w:r>
      <w:r w:rsidR="00A7077B" w:rsidRPr="001D7051">
        <w:rPr>
          <w:rFonts w:ascii="Arial" w:hAnsi="Arial" w:cs="Arial"/>
        </w:rPr>
        <w:t xml:space="preserve">, </w:t>
      </w:r>
      <w:r w:rsidR="005C0A15" w:rsidRPr="001D7051">
        <w:rPr>
          <w:rFonts w:ascii="Arial" w:hAnsi="Arial" w:cs="Arial"/>
        </w:rPr>
        <w:t xml:space="preserve">and </w:t>
      </w:r>
      <w:r w:rsidR="00537984" w:rsidRPr="001D7051">
        <w:rPr>
          <w:rFonts w:ascii="Arial" w:eastAsia="Yu Mincho" w:hAnsi="Arial" w:cs="Arial"/>
          <w:bCs/>
          <w:color w:val="000000"/>
          <w:lang w:eastAsia="ja-JP"/>
        </w:rPr>
        <w:t>G. </w:t>
      </w:r>
      <w:r w:rsidR="00452198" w:rsidRPr="001D7051">
        <w:rPr>
          <w:rFonts w:ascii="Arial" w:eastAsia="Yu Mincho" w:hAnsi="Arial" w:cs="Arial"/>
          <w:bCs/>
          <w:color w:val="000000"/>
          <w:lang w:eastAsia="ja-JP"/>
        </w:rPr>
        <w:t>Guillén</w:t>
      </w:r>
      <w:r w:rsidR="00452198" w:rsidRPr="001D7051">
        <w:rPr>
          <w:rFonts w:ascii="Arial" w:eastAsia="Yu Mincho" w:hAnsi="Arial" w:cs="Arial"/>
          <w:bCs/>
          <w:color w:val="000000"/>
          <w:lang w:eastAsia="ja-JP"/>
        </w:rPr>
        <w:noBreakHyphen/>
        <w:t>Gosálbez</w:t>
      </w:r>
      <w:r w:rsidR="00D74F51">
        <w:rPr>
          <w:rFonts w:ascii="Arial" w:eastAsia="Yu Mincho" w:hAnsi="Arial" w:cs="Arial"/>
          <w:bCs/>
          <w:color w:val="000000"/>
          <w:lang w:eastAsia="ja-JP"/>
        </w:rPr>
        <w:t xml:space="preserve"> for your consideration</w:t>
      </w:r>
      <w:r w:rsidRPr="001D7051">
        <w:rPr>
          <w:rFonts w:ascii="Arial" w:hAnsi="Arial" w:cs="Arial"/>
        </w:rPr>
        <w:t>.</w:t>
      </w:r>
    </w:p>
    <w:p w14:paraId="2E0241E9" w14:textId="5ADC256B" w:rsidR="00D06D69" w:rsidRPr="001D7051" w:rsidRDefault="00C16667" w:rsidP="000A67E6">
      <w:pPr>
        <w:spacing w:before="120"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Green</w:t>
      </w:r>
      <w:r w:rsidR="000007F8">
        <w:rPr>
          <w:rFonts w:ascii="Arial" w:hAnsi="Arial" w:cs="Arial"/>
        </w:rPr>
        <w:t xml:space="preserve"> </w:t>
      </w:r>
      <w:r w:rsidR="008E2944">
        <w:rPr>
          <w:rFonts w:ascii="Arial" w:hAnsi="Arial" w:cs="Arial"/>
        </w:rPr>
        <w:t>routes for chemical production</w:t>
      </w:r>
      <w:r w:rsidR="000007F8">
        <w:rPr>
          <w:rFonts w:ascii="Arial" w:hAnsi="Arial" w:cs="Arial"/>
        </w:rPr>
        <w:t xml:space="preserve"> have been </w:t>
      </w:r>
      <w:r w:rsidR="008E2944">
        <w:rPr>
          <w:rFonts w:ascii="Arial" w:hAnsi="Arial" w:cs="Arial"/>
        </w:rPr>
        <w:t>consistently reported to be environmentally superior to dominant fossil</w:t>
      </w:r>
      <w:r w:rsidR="008E2944">
        <w:rPr>
          <w:rFonts w:ascii="Arial" w:hAnsi="Arial" w:cs="Arial"/>
        </w:rPr>
        <w:noBreakHyphen/>
        <w:t xml:space="preserve">based counterparts through </w:t>
      </w:r>
      <w:r w:rsidR="000007F8">
        <w:rPr>
          <w:rFonts w:ascii="Arial" w:hAnsi="Arial" w:cs="Arial"/>
        </w:rPr>
        <w:t>life cycle assessment</w:t>
      </w:r>
      <w:del w:id="4" w:author="Pérez-Ramirez  Javier" w:date="2024-01-19T08:21:00Z">
        <w:r w:rsidR="000007F8" w:rsidDel="00643E18">
          <w:rPr>
            <w:rFonts w:ascii="Arial" w:hAnsi="Arial" w:cs="Arial"/>
          </w:rPr>
          <w:delText>s</w:delText>
        </w:r>
      </w:del>
      <w:r w:rsidR="000007F8">
        <w:rPr>
          <w:rFonts w:ascii="Arial" w:hAnsi="Arial" w:cs="Arial"/>
        </w:rPr>
        <w:t xml:space="preserve"> (LCA</w:t>
      </w:r>
      <w:del w:id="5" w:author="Pérez-Ramirez  Javier" w:date="2024-01-19T08:21:00Z">
        <w:r w:rsidR="000007F8" w:rsidDel="00643E18">
          <w:rPr>
            <w:rFonts w:ascii="Arial" w:hAnsi="Arial" w:cs="Arial"/>
          </w:rPr>
          <w:delText>s</w:delText>
        </w:r>
      </w:del>
      <w:r w:rsidR="000007F8">
        <w:rPr>
          <w:rFonts w:ascii="Arial" w:hAnsi="Arial" w:cs="Arial"/>
        </w:rPr>
        <w:t>). However, chemical production routes depend on material and energy inputs</w:t>
      </w:r>
      <w:r>
        <w:rPr>
          <w:rFonts w:ascii="Arial" w:hAnsi="Arial" w:cs="Arial"/>
        </w:rPr>
        <w:t xml:space="preserve"> from </w:t>
      </w:r>
      <w:r w:rsidR="008E2944">
        <w:rPr>
          <w:rFonts w:ascii="Arial" w:hAnsi="Arial" w:cs="Arial"/>
        </w:rPr>
        <w:t>other sectors of the economy</w:t>
      </w:r>
      <w:r w:rsidR="000007F8">
        <w:rPr>
          <w:rFonts w:ascii="Arial" w:hAnsi="Arial" w:cs="Arial"/>
        </w:rPr>
        <w:t xml:space="preserve">. </w:t>
      </w:r>
      <w:r w:rsidR="0039626F">
        <w:rPr>
          <w:rFonts w:ascii="Arial" w:hAnsi="Arial" w:cs="Arial"/>
        </w:rPr>
        <w:t>These sectors will be profoundly shaped over the coming decades by the implementation of c</w:t>
      </w:r>
      <w:r>
        <w:rPr>
          <w:rFonts w:ascii="Arial" w:hAnsi="Arial" w:cs="Arial"/>
        </w:rPr>
        <w:t>limate policies emanated from t</w:t>
      </w:r>
      <w:r w:rsidR="000007F8">
        <w:rPr>
          <w:rFonts w:ascii="Arial" w:hAnsi="Arial" w:cs="Arial"/>
        </w:rPr>
        <w:t>he Paris Agreement</w:t>
      </w:r>
      <w:r w:rsidR="00863310">
        <w:rPr>
          <w:rFonts w:ascii="Arial" w:hAnsi="Arial" w:cs="Arial"/>
        </w:rPr>
        <w:t xml:space="preserve">. The evolution of </w:t>
      </w:r>
      <w:r w:rsidR="0039626F">
        <w:rPr>
          <w:rFonts w:ascii="Arial" w:hAnsi="Arial" w:cs="Arial"/>
        </w:rPr>
        <w:t xml:space="preserve">the </w:t>
      </w:r>
      <w:r w:rsidR="00863310">
        <w:rPr>
          <w:rFonts w:ascii="Arial" w:hAnsi="Arial" w:cs="Arial"/>
        </w:rPr>
        <w:t xml:space="preserve">sustainability of green routes in this </w:t>
      </w:r>
      <w:r w:rsidR="0039626F">
        <w:rPr>
          <w:rFonts w:ascii="Arial" w:hAnsi="Arial" w:cs="Arial"/>
        </w:rPr>
        <w:t xml:space="preserve">broader context is still </w:t>
      </w:r>
      <w:del w:id="6" w:author="Pérez-Ramirez  Javier" w:date="2024-01-19T08:22:00Z">
        <w:r w:rsidR="0039626F" w:rsidDel="00643E18">
          <w:rPr>
            <w:rFonts w:ascii="Arial" w:hAnsi="Arial" w:cs="Arial"/>
          </w:rPr>
          <w:delText>unknown</w:delText>
        </w:r>
      </w:del>
      <w:ins w:id="7" w:author="Pérez-Ramirez  Javier" w:date="2024-01-19T08:22:00Z">
        <w:r w:rsidR="00643E18">
          <w:rPr>
            <w:rFonts w:ascii="Arial" w:hAnsi="Arial" w:cs="Arial"/>
          </w:rPr>
          <w:t>uncertain</w:t>
        </w:r>
      </w:ins>
      <w:r w:rsidR="0039626F">
        <w:rPr>
          <w:rFonts w:ascii="Arial" w:hAnsi="Arial" w:cs="Arial"/>
        </w:rPr>
        <w:t>.</w:t>
      </w:r>
    </w:p>
    <w:p w14:paraId="5D1DFC2A" w14:textId="5C99ED4A" w:rsidR="0014285C" w:rsidRPr="001D7051" w:rsidRDefault="000007F8" w:rsidP="00540CCA">
      <w:pPr>
        <w:spacing w:before="120"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 this work, we </w:t>
      </w:r>
      <w:r w:rsidR="00D307DD">
        <w:rPr>
          <w:rFonts w:ascii="Arial" w:hAnsi="Arial" w:cs="Arial"/>
        </w:rPr>
        <w:t xml:space="preserve">tackle this analysis </w:t>
      </w:r>
      <w:r>
        <w:rPr>
          <w:rFonts w:ascii="Arial" w:hAnsi="Arial" w:cs="Arial"/>
        </w:rPr>
        <w:t>assess</w:t>
      </w:r>
      <w:r w:rsidR="00D307DD">
        <w:rPr>
          <w:rFonts w:ascii="Arial" w:hAnsi="Arial" w:cs="Arial"/>
        </w:rPr>
        <w:t>ing</w:t>
      </w:r>
      <w:r>
        <w:rPr>
          <w:rFonts w:ascii="Arial" w:hAnsi="Arial" w:cs="Arial"/>
        </w:rPr>
        <w:t xml:space="preserve"> the </w:t>
      </w:r>
      <w:r w:rsidR="00D307DD">
        <w:rPr>
          <w:rFonts w:ascii="Arial" w:hAnsi="Arial" w:cs="Arial"/>
        </w:rPr>
        <w:t xml:space="preserve">future </w:t>
      </w:r>
      <w:r>
        <w:rPr>
          <w:rFonts w:ascii="Arial" w:hAnsi="Arial" w:cs="Arial"/>
        </w:rPr>
        <w:t xml:space="preserve">environmental performance of </w:t>
      </w:r>
      <w:r w:rsidR="00D307DD">
        <w:rPr>
          <w:rFonts w:ascii="Arial" w:hAnsi="Arial" w:cs="Arial"/>
        </w:rPr>
        <w:t xml:space="preserve">three of the main chemicals by volume, namely </w:t>
      </w:r>
      <w:r>
        <w:rPr>
          <w:rFonts w:ascii="Arial" w:hAnsi="Arial" w:cs="Arial"/>
        </w:rPr>
        <w:t>hydrogen, ammonia, and methanol</w:t>
      </w:r>
      <w:r w:rsidR="00D307DD">
        <w:rPr>
          <w:rFonts w:ascii="Arial" w:hAnsi="Arial" w:cs="Arial"/>
        </w:rPr>
        <w:t xml:space="preserve">. They </w:t>
      </w:r>
      <w:r>
        <w:rPr>
          <w:rFonts w:ascii="Arial" w:hAnsi="Arial" w:cs="Arial"/>
        </w:rPr>
        <w:t xml:space="preserve">comprise more than </w:t>
      </w:r>
      <w:r w:rsidR="00D307DD">
        <w:rPr>
          <w:rFonts w:ascii="Arial" w:hAnsi="Arial" w:cs="Arial"/>
        </w:rPr>
        <w:t>50%</w:t>
      </w:r>
      <w:r>
        <w:rPr>
          <w:rFonts w:ascii="Arial" w:hAnsi="Arial" w:cs="Arial"/>
        </w:rPr>
        <w:t xml:space="preserve"> of the chemical industry’s emissions</w:t>
      </w:r>
      <w:r w:rsidR="00D307DD">
        <w:rPr>
          <w:rFonts w:ascii="Arial" w:hAnsi="Arial" w:cs="Arial"/>
        </w:rPr>
        <w:t xml:space="preserve"> and are thus </w:t>
      </w:r>
      <w:del w:id="8" w:author="Pérez-Ramirez  Javier" w:date="2024-01-19T08:22:00Z">
        <w:r w:rsidR="00D307DD" w:rsidDel="00643E18">
          <w:rPr>
            <w:rFonts w:ascii="Arial" w:hAnsi="Arial" w:cs="Arial"/>
          </w:rPr>
          <w:delText xml:space="preserve">privileged </w:delText>
        </w:r>
      </w:del>
      <w:ins w:id="9" w:author="Pérez-Ramirez  Javier" w:date="2024-01-19T08:22:00Z">
        <w:r w:rsidR="00643E18">
          <w:rPr>
            <w:rFonts w:ascii="Arial" w:hAnsi="Arial" w:cs="Arial"/>
          </w:rPr>
          <w:t>representative</w:t>
        </w:r>
        <w:r w:rsidR="00643E18">
          <w:rPr>
            <w:rFonts w:ascii="Arial" w:hAnsi="Arial" w:cs="Arial"/>
          </w:rPr>
          <w:t xml:space="preserve"> </w:t>
        </w:r>
      </w:ins>
      <w:r w:rsidR="00D307DD">
        <w:rPr>
          <w:rFonts w:ascii="Arial" w:hAnsi="Arial" w:cs="Arial"/>
        </w:rPr>
        <w:t>case studies</w:t>
      </w:r>
      <w:r>
        <w:rPr>
          <w:rFonts w:ascii="Arial" w:hAnsi="Arial" w:cs="Arial"/>
        </w:rPr>
        <w:t xml:space="preserve">. </w:t>
      </w:r>
      <w:r w:rsidR="004D6403">
        <w:rPr>
          <w:rFonts w:ascii="Arial" w:hAnsi="Arial" w:cs="Arial"/>
        </w:rPr>
        <w:t>I</w:t>
      </w:r>
      <w:r w:rsidR="0049004A">
        <w:rPr>
          <w:rFonts w:ascii="Arial" w:hAnsi="Arial" w:cs="Arial"/>
        </w:rPr>
        <w:t>n</w:t>
      </w:r>
      <w:r w:rsidR="004D6403">
        <w:rPr>
          <w:rFonts w:ascii="Arial" w:hAnsi="Arial" w:cs="Arial"/>
        </w:rPr>
        <w:t xml:space="preserve"> our prospective LCA, w</w:t>
      </w:r>
      <w:r>
        <w:rPr>
          <w:rFonts w:ascii="Arial" w:hAnsi="Arial" w:cs="Arial"/>
        </w:rPr>
        <w:t xml:space="preserve">e compare fossil and green production routes over the crucial </w:t>
      </w:r>
      <w:r w:rsidR="00D307DD">
        <w:rPr>
          <w:rFonts w:ascii="Arial" w:hAnsi="Arial" w:cs="Arial"/>
        </w:rPr>
        <w:t>period</w:t>
      </w:r>
      <w:r>
        <w:rPr>
          <w:rFonts w:ascii="Arial" w:hAnsi="Arial" w:cs="Arial"/>
        </w:rPr>
        <w:t xml:space="preserve"> 2020 to 2050</w:t>
      </w:r>
      <w:r w:rsidR="00D307DD">
        <w:rPr>
          <w:rFonts w:ascii="Arial" w:hAnsi="Arial" w:cs="Arial"/>
        </w:rPr>
        <w:t xml:space="preserve"> under three </w:t>
      </w:r>
      <w:r>
        <w:rPr>
          <w:rFonts w:ascii="Arial" w:hAnsi="Arial" w:cs="Arial"/>
        </w:rPr>
        <w:t>climate policies limiting global warming to either 3.5 </w:t>
      </w:r>
      <w:r w:rsidRPr="000007F8">
        <w:rPr>
          <w:rFonts w:ascii="Arial" w:hAnsi="Arial" w:cs="Arial"/>
        </w:rPr>
        <w:t>°</w:t>
      </w:r>
      <w:r>
        <w:rPr>
          <w:rFonts w:ascii="Arial" w:hAnsi="Arial" w:cs="Arial"/>
        </w:rPr>
        <w:t>C, 2 </w:t>
      </w:r>
      <w:r w:rsidRPr="000007F8">
        <w:rPr>
          <w:rFonts w:ascii="Arial" w:hAnsi="Arial" w:cs="Arial"/>
        </w:rPr>
        <w:t>°</w:t>
      </w:r>
      <w:r>
        <w:rPr>
          <w:rFonts w:ascii="Arial" w:hAnsi="Arial" w:cs="Arial"/>
        </w:rPr>
        <w:t>C, or 1.5 </w:t>
      </w:r>
      <w:r w:rsidRPr="000007F8">
        <w:rPr>
          <w:rFonts w:ascii="Arial" w:hAnsi="Arial" w:cs="Arial"/>
        </w:rPr>
        <w:t>°</w:t>
      </w:r>
      <w:r>
        <w:rPr>
          <w:rFonts w:ascii="Arial" w:hAnsi="Arial" w:cs="Arial"/>
        </w:rPr>
        <w:t xml:space="preserve">C </w:t>
      </w:r>
      <w:r w:rsidR="00D307DD">
        <w:rPr>
          <w:rFonts w:ascii="Arial" w:hAnsi="Arial" w:cs="Arial"/>
        </w:rPr>
        <w:t xml:space="preserve">considering their effects </w:t>
      </w:r>
      <w:r>
        <w:rPr>
          <w:rFonts w:ascii="Arial" w:hAnsi="Arial" w:cs="Arial"/>
        </w:rPr>
        <w:t xml:space="preserve">in the power, materials, and transportation sectors. Green routes for hydrogen and ammonia production </w:t>
      </w:r>
      <w:r w:rsidR="00D42663">
        <w:rPr>
          <w:rFonts w:ascii="Arial" w:hAnsi="Arial" w:cs="Arial"/>
        </w:rPr>
        <w:t xml:space="preserve">including wind and </w:t>
      </w:r>
      <w:proofErr w:type="gramStart"/>
      <w:r w:rsidR="00D42663">
        <w:rPr>
          <w:rFonts w:ascii="Arial" w:hAnsi="Arial" w:cs="Arial"/>
        </w:rPr>
        <w:t>solar-based</w:t>
      </w:r>
      <w:proofErr w:type="gramEnd"/>
      <w:r w:rsidR="00D4266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could witness a reduction in emissions of </w:t>
      </w:r>
      <w:r w:rsidR="00A17F75">
        <w:rPr>
          <w:rFonts w:ascii="Arial" w:hAnsi="Arial" w:cs="Arial"/>
        </w:rPr>
        <w:t xml:space="preserve">up to </w:t>
      </w:r>
      <w:r>
        <w:rPr>
          <w:rFonts w:ascii="Arial" w:hAnsi="Arial" w:cs="Arial"/>
        </w:rPr>
        <w:t xml:space="preserve">90% by 2050, while methanol </w:t>
      </w:r>
      <w:ins w:id="10" w:author="Pérez-Ramirez  Javier" w:date="2024-01-19T08:22:00Z">
        <w:r w:rsidR="00643E18">
          <w:rPr>
            <w:rFonts w:ascii="Arial" w:hAnsi="Arial" w:cs="Arial"/>
          </w:rPr>
          <w:t xml:space="preserve">production </w:t>
        </w:r>
      </w:ins>
      <w:r>
        <w:rPr>
          <w:rFonts w:ascii="Arial" w:hAnsi="Arial" w:cs="Arial"/>
        </w:rPr>
        <w:t>can achieve net CO</w:t>
      </w:r>
      <w:r w:rsidRPr="000007F8">
        <w:rPr>
          <w:rFonts w:ascii="Arial" w:hAnsi="Arial" w:cs="Arial"/>
          <w:vertAlign w:val="subscript"/>
        </w:rPr>
        <w:t>2</w:t>
      </w:r>
      <w:r>
        <w:rPr>
          <w:rFonts w:ascii="Arial" w:hAnsi="Arial" w:cs="Arial"/>
        </w:rPr>
        <w:t xml:space="preserve"> capture. In contrast, </w:t>
      </w:r>
      <w:r w:rsidR="00A17F75">
        <w:rPr>
          <w:rFonts w:ascii="Arial" w:hAnsi="Arial" w:cs="Arial"/>
        </w:rPr>
        <w:t xml:space="preserve">climate policies will have a very limited effect on </w:t>
      </w:r>
      <w:r>
        <w:rPr>
          <w:rFonts w:ascii="Arial" w:hAnsi="Arial" w:cs="Arial"/>
        </w:rPr>
        <w:t>conventional fossil</w:t>
      </w:r>
      <w:r>
        <w:rPr>
          <w:rFonts w:ascii="Arial" w:hAnsi="Arial" w:cs="Arial"/>
        </w:rPr>
        <w:noBreakHyphen/>
        <w:t>based routes</w:t>
      </w:r>
      <w:r w:rsidR="00A17F75">
        <w:rPr>
          <w:rFonts w:ascii="Arial" w:hAnsi="Arial" w:cs="Arial"/>
        </w:rPr>
        <w:t xml:space="preserve">, limiting </w:t>
      </w:r>
      <w:ins w:id="11" w:author="Pérez-Ramirez  Javier" w:date="2024-01-19T08:23:00Z">
        <w:r w:rsidR="00643E18">
          <w:rPr>
            <w:rFonts w:ascii="Arial" w:hAnsi="Arial" w:cs="Arial"/>
          </w:rPr>
          <w:t>in the best case</w:t>
        </w:r>
        <w:r w:rsidR="00643E18">
          <w:rPr>
            <w:rFonts w:ascii="Arial" w:hAnsi="Arial" w:cs="Arial"/>
          </w:rPr>
          <w:t xml:space="preserve"> </w:t>
        </w:r>
      </w:ins>
      <w:r w:rsidR="00A17F75">
        <w:rPr>
          <w:rFonts w:ascii="Arial" w:hAnsi="Arial" w:cs="Arial"/>
        </w:rPr>
        <w:t>the impact reduction to</w:t>
      </w:r>
      <w:r>
        <w:rPr>
          <w:rFonts w:ascii="Arial" w:hAnsi="Arial" w:cs="Arial"/>
        </w:rPr>
        <w:t xml:space="preserve"> 10%</w:t>
      </w:r>
      <w:del w:id="12" w:author="Pérez-Ramirez  Javier" w:date="2024-01-19T08:23:00Z">
        <w:r w:rsidDel="00643E18">
          <w:rPr>
            <w:rFonts w:ascii="Arial" w:hAnsi="Arial" w:cs="Arial"/>
          </w:rPr>
          <w:delText xml:space="preserve"> even in the best case</w:delText>
        </w:r>
      </w:del>
      <w:r>
        <w:rPr>
          <w:rFonts w:ascii="Arial" w:hAnsi="Arial" w:cs="Arial"/>
        </w:rPr>
        <w:t xml:space="preserve">. </w:t>
      </w:r>
      <w:r w:rsidR="0065101B">
        <w:rPr>
          <w:rFonts w:ascii="Arial" w:hAnsi="Arial" w:cs="Arial"/>
        </w:rPr>
        <w:t>A further analysis could quantify the contributions from other sectors to these trends</w:t>
      </w:r>
      <w:r>
        <w:rPr>
          <w:rFonts w:ascii="Arial" w:hAnsi="Arial" w:cs="Arial"/>
        </w:rPr>
        <w:t xml:space="preserve">, </w:t>
      </w:r>
      <w:r w:rsidR="0065101B">
        <w:rPr>
          <w:rFonts w:ascii="Arial" w:hAnsi="Arial" w:cs="Arial"/>
        </w:rPr>
        <w:t xml:space="preserve">revealing, </w:t>
      </w:r>
      <w:r>
        <w:rPr>
          <w:rFonts w:ascii="Arial" w:hAnsi="Arial" w:cs="Arial"/>
        </w:rPr>
        <w:t xml:space="preserve">for instance, that the decarbonisation of the </w:t>
      </w:r>
      <w:r w:rsidR="0049004A">
        <w:rPr>
          <w:rFonts w:ascii="Arial" w:hAnsi="Arial" w:cs="Arial"/>
        </w:rPr>
        <w:t>power</w:t>
      </w:r>
      <w:r>
        <w:rPr>
          <w:rFonts w:ascii="Arial" w:hAnsi="Arial" w:cs="Arial"/>
        </w:rPr>
        <w:t xml:space="preserve"> sector will account for approximately 60% of emission reductions, disclosing </w:t>
      </w:r>
      <w:r w:rsidR="0065101B">
        <w:rPr>
          <w:rFonts w:ascii="Arial" w:hAnsi="Arial" w:cs="Arial"/>
        </w:rPr>
        <w:t>how deeply green routes will benefit from a more sustainable economy</w:t>
      </w:r>
      <w:r>
        <w:rPr>
          <w:rFonts w:ascii="Arial" w:hAnsi="Arial" w:cs="Arial"/>
        </w:rPr>
        <w:t xml:space="preserve">. Taking this into account and considering </w:t>
      </w:r>
      <w:r w:rsidR="004D6403">
        <w:rPr>
          <w:rFonts w:ascii="Arial" w:hAnsi="Arial" w:cs="Arial"/>
        </w:rPr>
        <w:t xml:space="preserve">current marked </w:t>
      </w:r>
      <w:r>
        <w:rPr>
          <w:rFonts w:ascii="Arial" w:hAnsi="Arial" w:cs="Arial"/>
        </w:rPr>
        <w:t xml:space="preserve">differences in the energy sector among countries, the study concludes by presenting a strategic </w:t>
      </w:r>
      <w:r w:rsidR="0065101B">
        <w:rPr>
          <w:rFonts w:ascii="Arial" w:hAnsi="Arial" w:cs="Arial"/>
        </w:rPr>
        <w:t xml:space="preserve">worldwide </w:t>
      </w:r>
      <w:r>
        <w:rPr>
          <w:rFonts w:ascii="Arial" w:hAnsi="Arial" w:cs="Arial"/>
        </w:rPr>
        <w:t xml:space="preserve">roadmap for the progressive </w:t>
      </w:r>
      <w:r w:rsidR="0018327D">
        <w:rPr>
          <w:rFonts w:ascii="Arial" w:hAnsi="Arial" w:cs="Arial"/>
        </w:rPr>
        <w:t>deployment</w:t>
      </w:r>
      <w:r>
        <w:rPr>
          <w:rFonts w:ascii="Arial" w:hAnsi="Arial" w:cs="Arial"/>
        </w:rPr>
        <w:t xml:space="preserve"> of green routes</w:t>
      </w:r>
      <w:r w:rsidR="0065101B">
        <w:rPr>
          <w:rFonts w:ascii="Arial" w:hAnsi="Arial" w:cs="Arial"/>
        </w:rPr>
        <w:t xml:space="preserve"> minimi</w:t>
      </w:r>
      <w:r w:rsidR="0049004A">
        <w:rPr>
          <w:rFonts w:ascii="Arial" w:hAnsi="Arial" w:cs="Arial"/>
        </w:rPr>
        <w:t>s</w:t>
      </w:r>
      <w:r w:rsidR="0065101B">
        <w:rPr>
          <w:rFonts w:ascii="Arial" w:hAnsi="Arial" w:cs="Arial"/>
        </w:rPr>
        <w:t>ing global emissions</w:t>
      </w:r>
      <w:r w:rsidR="004D6403">
        <w:rPr>
          <w:rFonts w:ascii="Arial" w:hAnsi="Arial" w:cs="Arial"/>
        </w:rPr>
        <w:t xml:space="preserve">. It </w:t>
      </w:r>
      <w:r w:rsidR="0065101B">
        <w:rPr>
          <w:rFonts w:ascii="Arial" w:hAnsi="Arial" w:cs="Arial"/>
        </w:rPr>
        <w:t>disclos</w:t>
      </w:r>
      <w:r w:rsidR="004D6403">
        <w:rPr>
          <w:rFonts w:ascii="Arial" w:hAnsi="Arial" w:cs="Arial"/>
        </w:rPr>
        <w:t>es</w:t>
      </w:r>
      <w:r w:rsidR="0065101B">
        <w:rPr>
          <w:rFonts w:ascii="Arial" w:hAnsi="Arial" w:cs="Arial"/>
        </w:rPr>
        <w:t xml:space="preserve"> that </w:t>
      </w:r>
      <w:r>
        <w:rPr>
          <w:rFonts w:ascii="Arial" w:hAnsi="Arial" w:cs="Arial"/>
        </w:rPr>
        <w:t xml:space="preserve">South American countries </w:t>
      </w:r>
      <w:r w:rsidR="0065101B">
        <w:rPr>
          <w:rFonts w:ascii="Arial" w:hAnsi="Arial" w:cs="Arial"/>
        </w:rPr>
        <w:t xml:space="preserve">appear </w:t>
      </w:r>
      <w:r>
        <w:rPr>
          <w:rFonts w:ascii="Arial" w:hAnsi="Arial" w:cs="Arial"/>
        </w:rPr>
        <w:t xml:space="preserve">as </w:t>
      </w:r>
      <w:r w:rsidR="0065101B">
        <w:rPr>
          <w:rFonts w:ascii="Arial" w:hAnsi="Arial" w:cs="Arial"/>
        </w:rPr>
        <w:t xml:space="preserve">preferred initial </w:t>
      </w:r>
      <w:r>
        <w:rPr>
          <w:rFonts w:ascii="Arial" w:hAnsi="Arial" w:cs="Arial"/>
        </w:rPr>
        <w:t xml:space="preserve">locations to commence their </w:t>
      </w:r>
      <w:r w:rsidR="0018327D">
        <w:rPr>
          <w:rFonts w:ascii="Arial" w:hAnsi="Arial" w:cs="Arial"/>
        </w:rPr>
        <w:t>implementation</w:t>
      </w:r>
      <w:r>
        <w:rPr>
          <w:rFonts w:ascii="Arial" w:hAnsi="Arial" w:cs="Arial"/>
        </w:rPr>
        <w:t xml:space="preserve"> in the 2030</w:t>
      </w:r>
      <w:r w:rsidR="0018327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decade.</w:t>
      </w:r>
      <w:r w:rsidR="009F5CA8">
        <w:rPr>
          <w:rFonts w:ascii="Arial" w:hAnsi="Arial" w:cs="Arial"/>
        </w:rPr>
        <w:t xml:space="preserve"> </w:t>
      </w:r>
      <w:r w:rsidR="0065101B">
        <w:rPr>
          <w:rFonts w:ascii="Arial" w:hAnsi="Arial" w:cs="Arial"/>
        </w:rPr>
        <w:t>From a broader perspective</w:t>
      </w:r>
      <w:r w:rsidR="009F5CA8">
        <w:rPr>
          <w:rFonts w:ascii="Arial" w:hAnsi="Arial" w:cs="Arial"/>
        </w:rPr>
        <w:t xml:space="preserve">, our study </w:t>
      </w:r>
      <w:r w:rsidR="0065101B">
        <w:rPr>
          <w:rFonts w:ascii="Arial" w:hAnsi="Arial" w:cs="Arial"/>
        </w:rPr>
        <w:t xml:space="preserve">reveals </w:t>
      </w:r>
      <w:r w:rsidR="009F5CA8">
        <w:rPr>
          <w:rFonts w:ascii="Arial" w:hAnsi="Arial" w:cs="Arial"/>
        </w:rPr>
        <w:t>the bright prospects of utilising renewable energy</w:t>
      </w:r>
      <w:r w:rsidR="009F5CA8">
        <w:rPr>
          <w:rFonts w:ascii="Arial" w:hAnsi="Arial" w:cs="Arial"/>
        </w:rPr>
        <w:noBreakHyphen/>
        <w:t xml:space="preserve">driven </w:t>
      </w:r>
      <w:r w:rsidR="0065101B">
        <w:rPr>
          <w:rFonts w:ascii="Arial" w:hAnsi="Arial" w:cs="Arial"/>
        </w:rPr>
        <w:t>chemical processes</w:t>
      </w:r>
      <w:r w:rsidR="009F5CA8">
        <w:rPr>
          <w:rFonts w:ascii="Arial" w:hAnsi="Arial" w:cs="Arial"/>
        </w:rPr>
        <w:t>, providing unwavering reinforcement for research activities in this field.</w:t>
      </w:r>
    </w:p>
    <w:p w14:paraId="50CC5A9A" w14:textId="312D1F6D" w:rsidR="002B1A62" w:rsidRPr="002511E6" w:rsidRDefault="002511E6" w:rsidP="000A67E6">
      <w:pPr>
        <w:spacing w:before="120" w:after="120" w:line="264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</w:t>
      </w:r>
      <w:r w:rsidR="0065101B">
        <w:rPr>
          <w:rFonts w:ascii="Arial" w:hAnsi="Arial" w:cs="Arial"/>
        </w:rPr>
        <w:t xml:space="preserve">conscientious </w:t>
      </w:r>
      <w:r>
        <w:rPr>
          <w:rFonts w:ascii="Arial" w:hAnsi="Arial" w:cs="Arial"/>
        </w:rPr>
        <w:t xml:space="preserve">effort was made to </w:t>
      </w:r>
      <w:r w:rsidR="0065101B">
        <w:rPr>
          <w:rFonts w:ascii="Arial" w:hAnsi="Arial" w:cs="Arial"/>
        </w:rPr>
        <w:t xml:space="preserve">provide clear messages and tools appealing </w:t>
      </w:r>
      <w:r>
        <w:rPr>
          <w:rFonts w:ascii="Arial" w:hAnsi="Arial" w:cs="Arial"/>
        </w:rPr>
        <w:t>experimental and process systems engineering researchers</w:t>
      </w:r>
      <w:r w:rsidR="008C0F7E">
        <w:rPr>
          <w:rFonts w:ascii="Arial" w:hAnsi="Arial" w:cs="Arial"/>
        </w:rPr>
        <w:t xml:space="preserve">, aligned with the character </w:t>
      </w:r>
      <w:r>
        <w:rPr>
          <w:rFonts w:ascii="Arial" w:hAnsi="Arial" w:cs="Arial"/>
        </w:rPr>
        <w:t xml:space="preserve">of </w:t>
      </w:r>
      <w:r>
        <w:rPr>
          <w:rFonts w:ascii="Arial" w:hAnsi="Arial" w:cs="Arial"/>
          <w:i/>
        </w:rPr>
        <w:t>Green Chemistry</w:t>
      </w:r>
      <w:r>
        <w:rPr>
          <w:rFonts w:ascii="Arial" w:hAnsi="Arial" w:cs="Arial"/>
        </w:rPr>
        <w:t xml:space="preserve"> as an interdisciplinary forum. Please find attached the manuscript along with the table of contents entry and the </w:t>
      </w:r>
      <w:del w:id="13" w:author="Pérez-Ramirez  Javier" w:date="2024-01-19T08:24:00Z">
        <w:r w:rsidDel="00643E18">
          <w:rPr>
            <w:rFonts w:ascii="Arial" w:hAnsi="Arial" w:cs="Arial"/>
          </w:rPr>
          <w:delText xml:space="preserve">supporting </w:delText>
        </w:r>
      </w:del>
      <w:ins w:id="14" w:author="Pérez-Ramirez  Javier" w:date="2024-01-19T08:24:00Z">
        <w:r w:rsidR="00643E18">
          <w:rPr>
            <w:rFonts w:ascii="Arial" w:hAnsi="Arial" w:cs="Arial"/>
          </w:rPr>
          <w:t>electronic supplementary</w:t>
        </w:r>
        <w:r w:rsidR="00643E18">
          <w:rPr>
            <w:rFonts w:ascii="Arial" w:hAnsi="Arial" w:cs="Arial"/>
          </w:rPr>
          <w:t xml:space="preserve"> </w:t>
        </w:r>
      </w:ins>
      <w:r>
        <w:rPr>
          <w:rFonts w:ascii="Arial" w:hAnsi="Arial" w:cs="Arial"/>
        </w:rPr>
        <w:t>information.</w:t>
      </w:r>
    </w:p>
    <w:p w14:paraId="47E65E32" w14:textId="5F2640C7" w:rsidR="0072423E" w:rsidRPr="001D7051" w:rsidRDefault="00DA4EF9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1D7051">
        <w:rPr>
          <w:rFonts w:ascii="Arial" w:hAnsi="Arial" w:cs="Arial"/>
        </w:rPr>
        <w:t>W</w:t>
      </w:r>
      <w:r w:rsidR="0072423E" w:rsidRPr="001D7051">
        <w:rPr>
          <w:rFonts w:ascii="Arial" w:hAnsi="Arial" w:cs="Arial"/>
        </w:rPr>
        <w:t>e look forward to hearing from you.</w:t>
      </w:r>
    </w:p>
    <w:p w14:paraId="014EF5E1" w14:textId="1EBCB131" w:rsidR="00614C56" w:rsidRPr="001D7051" w:rsidRDefault="00DC1436" w:rsidP="000A67E6">
      <w:pPr>
        <w:spacing w:before="120" w:after="120" w:line="264" w:lineRule="auto"/>
        <w:jc w:val="both"/>
        <w:outlineLvl w:val="0"/>
        <w:rPr>
          <w:rFonts w:ascii="Arial" w:hAnsi="Arial" w:cs="Arial"/>
        </w:rPr>
      </w:pPr>
      <w:r w:rsidRPr="001D7051">
        <w:rPr>
          <w:rFonts w:ascii="Arial" w:hAnsi="Arial" w:cs="Arial"/>
        </w:rPr>
        <w:t>Best wishes</w:t>
      </w:r>
      <w:r w:rsidR="00614C56" w:rsidRPr="001D7051">
        <w:rPr>
          <w:rFonts w:ascii="Arial" w:hAnsi="Arial" w:cs="Arial"/>
        </w:rPr>
        <w:t>,</w:t>
      </w:r>
    </w:p>
    <w:p w14:paraId="0A8C8E19" w14:textId="5F44D29D" w:rsidR="004A5F00" w:rsidRPr="001D7051" w:rsidRDefault="004A5F00" w:rsidP="00614C56">
      <w:pPr>
        <w:pStyle w:val="BriefBeilagen"/>
        <w:spacing w:before="120" w:line="264" w:lineRule="auto"/>
        <w:rPr>
          <w:rFonts w:cs="Arial"/>
          <w:noProof/>
          <w:sz w:val="20"/>
        </w:rPr>
      </w:pPr>
    </w:p>
    <w:p w14:paraId="1966CB60" w14:textId="77777777" w:rsidR="00764B59" w:rsidRPr="001D7051" w:rsidRDefault="00764B59" w:rsidP="00132B0C">
      <w:pPr>
        <w:pStyle w:val="BriefBeilagen"/>
        <w:spacing w:before="120" w:after="120" w:line="264" w:lineRule="auto"/>
        <w:rPr>
          <w:rFonts w:cs="Arial"/>
          <w:sz w:val="20"/>
        </w:rPr>
      </w:pPr>
    </w:p>
    <w:p w14:paraId="7C52C11D" w14:textId="621DDC98" w:rsidR="00614C56" w:rsidRPr="001D7051" w:rsidRDefault="00614C56" w:rsidP="00132B0C">
      <w:pPr>
        <w:pStyle w:val="BriefBeilagen"/>
        <w:spacing w:before="120" w:after="120" w:line="264" w:lineRule="auto"/>
        <w:rPr>
          <w:rFonts w:cs="Arial"/>
          <w:sz w:val="20"/>
        </w:rPr>
      </w:pPr>
      <w:r w:rsidRPr="001D7051">
        <w:rPr>
          <w:rFonts w:cs="Arial"/>
          <w:sz w:val="20"/>
        </w:rPr>
        <w:t>Prof. Dr. Gonzalo Guillén</w:t>
      </w:r>
      <w:r w:rsidR="00613EF6" w:rsidRPr="001D7051">
        <w:rPr>
          <w:rFonts w:cs="Arial"/>
          <w:sz w:val="20"/>
        </w:rPr>
        <w:noBreakHyphen/>
      </w:r>
      <w:r w:rsidRPr="001D7051">
        <w:rPr>
          <w:rFonts w:cs="Arial"/>
          <w:sz w:val="20"/>
        </w:rPr>
        <w:t>Gosálbez on behalf of all the co</w:t>
      </w:r>
      <w:r w:rsidR="00613EF6" w:rsidRPr="001D7051">
        <w:rPr>
          <w:rFonts w:cs="Arial"/>
          <w:sz w:val="20"/>
        </w:rPr>
        <w:noBreakHyphen/>
      </w:r>
      <w:r w:rsidRPr="001D7051">
        <w:rPr>
          <w:rFonts w:cs="Arial"/>
          <w:sz w:val="20"/>
        </w:rPr>
        <w:t>authors.</w:t>
      </w:r>
      <w:bookmarkEnd w:id="0"/>
    </w:p>
    <w:sectPr w:rsidR="00614C56" w:rsidRPr="001D7051" w:rsidSect="008D50ED">
      <w:footerReference w:type="default" r:id="rId8"/>
      <w:headerReference w:type="first" r:id="rId9"/>
      <w:footerReference w:type="first" r:id="rId10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55988A" w14:textId="77777777" w:rsidR="00D22FE8" w:rsidRDefault="00D22FE8">
      <w:r>
        <w:separator/>
      </w:r>
    </w:p>
  </w:endnote>
  <w:endnote w:type="continuationSeparator" w:id="0">
    <w:p w14:paraId="513540D0" w14:textId="77777777" w:rsidR="00D22FE8" w:rsidRDefault="00D22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TH Light">
    <w:altName w:val="Calibri"/>
    <w:panose1 w:val="020B0604020202020204"/>
    <w:charset w:val="00"/>
    <w:family w:val="auto"/>
    <w:pitch w:val="variable"/>
    <w:sig w:usb0="800000A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DA6F5" w14:textId="77777777" w:rsidR="0072110A" w:rsidRDefault="00132B0C">
    <w:pPr>
      <w:pStyle w:val="Footer"/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1B6ED" w14:textId="77777777" w:rsidR="0072110A" w:rsidRPr="00B21FA1" w:rsidRDefault="0072110A" w:rsidP="00B21FA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CA656" w14:textId="77777777" w:rsidR="00D22FE8" w:rsidRDefault="00D22FE8">
      <w:r>
        <w:separator/>
      </w:r>
    </w:p>
  </w:footnote>
  <w:footnote w:type="continuationSeparator" w:id="0">
    <w:p w14:paraId="59BB4C49" w14:textId="77777777" w:rsidR="00D22FE8" w:rsidRDefault="00D22F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292AA" w14:textId="77777777" w:rsidR="0072110A" w:rsidRDefault="00132B0C">
    <w:pPr>
      <w:pStyle w:val="ETHBriefKopf1"/>
    </w:pPr>
    <w:r>
      <w:rPr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7EB030E" wp14:editId="4DE0FD30">
              <wp:simplePos x="0" y="0"/>
              <wp:positionH relativeFrom="column">
                <wp:posOffset>3692525</wp:posOffset>
              </wp:positionH>
              <wp:positionV relativeFrom="paragraph">
                <wp:posOffset>-338455</wp:posOffset>
              </wp:positionV>
              <wp:extent cx="2520315" cy="1423035"/>
              <wp:effectExtent l="0" t="0" r="13335" b="5715"/>
              <wp:wrapTight wrapText="bothSides">
                <wp:wrapPolygon edited="0">
                  <wp:start x="0" y="0"/>
                  <wp:lineTo x="0" y="21398"/>
                  <wp:lineTo x="21551" y="21398"/>
                  <wp:lineTo x="21551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0315" cy="142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FD52C2" w14:textId="77777777" w:rsidR="0072110A" w:rsidRPr="007240F8" w:rsidRDefault="00132B0C" w:rsidP="00336DD3">
                          <w:pPr>
                            <w:pStyle w:val="ETHAbsAbteilung"/>
                            <w:spacing w:after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</w:rPr>
                            <w:t>Institute for Chemical and Bioengineering</w:t>
                          </w:r>
                        </w:p>
                        <w:p w14:paraId="455CBF9B" w14:textId="77777777" w:rsidR="0072110A" w:rsidRPr="007240F8" w:rsidRDefault="00132B0C" w:rsidP="0023713B">
                          <w:pPr>
                            <w:pStyle w:val="ETHAbsFliesstext"/>
                            <w:spacing w:before="240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ETH Zurich</w:t>
                          </w:r>
                        </w:p>
                        <w:p w14:paraId="122F8310" w14:textId="77777777" w:rsidR="0072110A" w:rsidRPr="00AC7CB9" w:rsidRDefault="00132B0C" w:rsidP="00AC7CB9">
                          <w:pPr>
                            <w:pStyle w:val="ETHAbsName"/>
                            <w:spacing w:before="0"/>
                            <w:rPr>
                              <w:rFonts w:ascii="Arial" w:hAnsi="Arial" w:cs="Arial"/>
                              <w:b w:val="0"/>
                            </w:rPr>
                          </w:pPr>
                          <w:r w:rsidRPr="00AC7CB9">
                            <w:rPr>
                              <w:rFonts w:ascii="Arial" w:hAnsi="Arial" w:cs="Arial"/>
                              <w:b w:val="0"/>
                            </w:rPr>
                            <w:t xml:space="preserve">Prof. Dr. Gonzalo </w:t>
                          </w:r>
                          <w:proofErr w:type="spellStart"/>
                          <w:r w:rsidRPr="00AC7CB9">
                            <w:rPr>
                              <w:rFonts w:ascii="Arial" w:hAnsi="Arial" w:cs="Arial"/>
                              <w:b w:val="0"/>
                            </w:rPr>
                            <w:t>Guillén-Gosálbez</w:t>
                          </w:r>
                          <w:proofErr w:type="spellEnd"/>
                        </w:p>
                        <w:p w14:paraId="43C3C9EA" w14:textId="77777777" w:rsidR="0072110A" w:rsidRPr="008B3B59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</w:rPr>
                            <w:t>Vladimir-Prelog-</w:t>
                          </w:r>
                          <w:proofErr w:type="spellStart"/>
                          <w:r w:rsidRPr="008B3B59">
                            <w:rPr>
                              <w:rFonts w:ascii="Arial" w:hAnsi="Arial" w:cs="Arial"/>
                            </w:rPr>
                            <w:t>Weg</w:t>
                          </w:r>
                          <w:proofErr w:type="spellEnd"/>
                          <w:r w:rsidRPr="008B3B59">
                            <w:rPr>
                              <w:rFonts w:ascii="Arial" w:hAnsi="Arial" w:cs="Arial"/>
                            </w:rPr>
                            <w:t xml:space="preserve"> 1, HCI G135</w:t>
                          </w:r>
                        </w:p>
                        <w:p w14:paraId="4925EC53" w14:textId="77777777" w:rsidR="0072110A" w:rsidRPr="007240F8" w:rsidRDefault="00132B0C" w:rsidP="00AC7CB9">
                          <w:pPr>
                            <w:pStyle w:val="ETHAbsFliesstext"/>
                            <w:rPr>
                              <w:rFonts w:ascii="Arial" w:hAnsi="Arial" w:cs="Arial"/>
                              <w:lang w:val="de-DE"/>
                            </w:rPr>
                          </w:pPr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 xml:space="preserve">8093 </w:t>
                          </w:r>
                          <w:proofErr w:type="spellStart"/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Zurich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lang w:val="de-DE"/>
                            </w:rPr>
                            <w:t xml:space="preserve">, </w:t>
                          </w:r>
                          <w:proofErr w:type="spellStart"/>
                          <w:r w:rsidRPr="007240F8">
                            <w:rPr>
                              <w:rFonts w:ascii="Arial" w:hAnsi="Arial" w:cs="Arial"/>
                              <w:lang w:val="de-DE"/>
                            </w:rPr>
                            <w:t>Switzerland</w:t>
                          </w:r>
                          <w:proofErr w:type="spellEnd"/>
                        </w:p>
                        <w:p w14:paraId="4EE80F95" w14:textId="77777777" w:rsidR="0072110A" w:rsidRPr="008B3B59" w:rsidRDefault="00132B0C" w:rsidP="00871534">
                          <w:pPr>
                            <w:pStyle w:val="ETHAbsFliesstext"/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Phone: +41 44 633 40 84</w:t>
                          </w:r>
                        </w:p>
                        <w:p w14:paraId="37AAA264" w14:textId="77777777" w:rsidR="0072110A" w:rsidRPr="008B3B59" w:rsidRDefault="00132B0C" w:rsidP="00871534">
                          <w:pPr>
                            <w:pStyle w:val="ETHAbsFliesstext"/>
                            <w:tabs>
                              <w:tab w:val="left" w:pos="709"/>
                              <w:tab w:val="left" w:pos="1276"/>
                            </w:tabs>
                            <w:ind w:left="709" w:hanging="709"/>
                            <w:rPr>
                              <w:rFonts w:ascii="Arial" w:hAnsi="Arial" w:cs="Arial"/>
                              <w:lang w:val="de-CH"/>
                            </w:rPr>
                          </w:pPr>
                          <w:r w:rsidRPr="008B3B59">
                            <w:rPr>
                              <w:rFonts w:ascii="Arial" w:hAnsi="Arial" w:cs="Arial"/>
                              <w:lang w:val="de-CH"/>
                            </w:rPr>
                            <w:t>gonzalo.guillen.gosalbez@chem.ethz.ch</w:t>
                          </w:r>
                        </w:p>
                        <w:p w14:paraId="2824B94F" w14:textId="77777777" w:rsidR="0072110A" w:rsidRPr="00D164F7" w:rsidRDefault="00132B0C" w:rsidP="001C2193">
                          <w:pPr>
                            <w:pStyle w:val="ETHAbsFliesstext"/>
                            <w:ind w:left="737" w:hanging="737"/>
                            <w:rPr>
                              <w:rFonts w:ascii="Arial" w:hAnsi="Arial" w:cs="Arial"/>
                            </w:rPr>
                          </w:pPr>
                          <w:r w:rsidRPr="00D164F7">
                            <w:rPr>
                              <w:rFonts w:ascii="Arial" w:hAnsi="Arial" w:cs="Arial"/>
                            </w:rPr>
                            <w:t>www.superlab.ethz.ch</w:t>
                          </w:r>
                          <w:r w:rsidRPr="00D164F7" w:rsidDel="00CC1FF1">
                            <w:rPr>
                              <w:rFonts w:ascii="Arial" w:hAnsi="Arial" w:cs="Arial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EB030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290.75pt;margin-top:-26.65pt;width:198.45pt;height:112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" filled="f" stroked="f">
              <v:textbox inset="0,0,0,0">
                <w:txbxContent>
                  <w:p w14:paraId="44FD52C2" w14:textId="77777777" w:rsidR="0072110A" w:rsidRPr="007240F8" w:rsidRDefault="00132B0C" w:rsidP="00336DD3">
                    <w:pPr>
                      <w:pStyle w:val="ETHAbsAbteilung"/>
                      <w:spacing w:after="0"/>
                      <w:rPr>
                        <w:rFonts w:ascii="Arial" w:hAnsi="Arial" w:cs="Arial"/>
                        <w:b w:val="0"/>
                      </w:rPr>
                    </w:pPr>
                    <w:r w:rsidRPr="007240F8">
                      <w:rPr>
                        <w:rFonts w:ascii="Arial" w:hAnsi="Arial" w:cs="Arial"/>
                      </w:rPr>
                      <w:t>Institute for Chemical and Bioengineering</w:t>
                    </w:r>
                  </w:p>
                  <w:p w14:paraId="455CBF9B" w14:textId="77777777" w:rsidR="0072110A" w:rsidRPr="007240F8" w:rsidRDefault="00132B0C" w:rsidP="0023713B">
                    <w:pPr>
                      <w:pStyle w:val="ETHAbsFliesstext"/>
                      <w:spacing w:before="240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ETH Zurich</w:t>
                    </w:r>
                  </w:p>
                  <w:p w14:paraId="122F8310" w14:textId="77777777" w:rsidR="0072110A" w:rsidRPr="00AC7CB9" w:rsidRDefault="00132B0C" w:rsidP="00AC7CB9">
                    <w:pPr>
                      <w:pStyle w:val="ETHAbsName"/>
                      <w:spacing w:before="0"/>
                      <w:rPr>
                        <w:rFonts w:ascii="Arial" w:hAnsi="Arial" w:cs="Arial"/>
                        <w:b w:val="0"/>
                      </w:rPr>
                    </w:pPr>
                    <w:r w:rsidRPr="00AC7CB9">
                      <w:rPr>
                        <w:rFonts w:ascii="Arial" w:hAnsi="Arial" w:cs="Arial"/>
                        <w:b w:val="0"/>
                      </w:rPr>
                      <w:t xml:space="preserve">Prof. Dr. Gonzalo </w:t>
                    </w:r>
                    <w:proofErr w:type="spellStart"/>
                    <w:r w:rsidRPr="00AC7CB9">
                      <w:rPr>
                        <w:rFonts w:ascii="Arial" w:hAnsi="Arial" w:cs="Arial"/>
                        <w:b w:val="0"/>
                      </w:rPr>
                      <w:t>Guillén-Gosálbez</w:t>
                    </w:r>
                    <w:proofErr w:type="spellEnd"/>
                  </w:p>
                  <w:p w14:paraId="43C3C9EA" w14:textId="77777777" w:rsidR="0072110A" w:rsidRPr="008B3B59" w:rsidRDefault="00132B0C" w:rsidP="00AC7CB9">
                    <w:pPr>
                      <w:pStyle w:val="ETHAbsFliesstext"/>
                      <w:rPr>
                        <w:rFonts w:ascii="Arial" w:hAnsi="Arial" w:cs="Arial"/>
                      </w:rPr>
                    </w:pPr>
                    <w:r w:rsidRPr="008B3B59">
                      <w:rPr>
                        <w:rFonts w:ascii="Arial" w:hAnsi="Arial" w:cs="Arial"/>
                      </w:rPr>
                      <w:t>Vladimir-Prelog-</w:t>
                    </w:r>
                    <w:proofErr w:type="spellStart"/>
                    <w:r w:rsidRPr="008B3B59">
                      <w:rPr>
                        <w:rFonts w:ascii="Arial" w:hAnsi="Arial" w:cs="Arial"/>
                      </w:rPr>
                      <w:t>Weg</w:t>
                    </w:r>
                    <w:proofErr w:type="spellEnd"/>
                    <w:r w:rsidRPr="008B3B59">
                      <w:rPr>
                        <w:rFonts w:ascii="Arial" w:hAnsi="Arial" w:cs="Arial"/>
                      </w:rPr>
                      <w:t xml:space="preserve"> 1, HCI G135</w:t>
                    </w:r>
                  </w:p>
                  <w:p w14:paraId="4925EC53" w14:textId="77777777" w:rsidR="0072110A" w:rsidRPr="007240F8" w:rsidRDefault="00132B0C" w:rsidP="00AC7CB9">
                    <w:pPr>
                      <w:pStyle w:val="ETHAbsFliesstext"/>
                      <w:rPr>
                        <w:rFonts w:ascii="Arial" w:hAnsi="Arial" w:cs="Arial"/>
                        <w:lang w:val="de-DE"/>
                      </w:rPr>
                    </w:pPr>
                    <w:r w:rsidRPr="007240F8">
                      <w:rPr>
                        <w:rFonts w:ascii="Arial" w:hAnsi="Arial" w:cs="Arial"/>
                        <w:lang w:val="de-DE"/>
                      </w:rPr>
                      <w:t xml:space="preserve">8093 </w:t>
                    </w:r>
                    <w:proofErr w:type="spellStart"/>
                    <w:r w:rsidRPr="007240F8">
                      <w:rPr>
                        <w:rFonts w:ascii="Arial" w:hAnsi="Arial" w:cs="Arial"/>
                        <w:lang w:val="de-DE"/>
                      </w:rPr>
                      <w:t>Zurich</w:t>
                    </w:r>
                    <w:proofErr w:type="spellEnd"/>
                    <w:r>
                      <w:rPr>
                        <w:rFonts w:ascii="Arial" w:hAnsi="Arial" w:cs="Arial"/>
                        <w:lang w:val="de-DE"/>
                      </w:rPr>
                      <w:t xml:space="preserve">, </w:t>
                    </w:r>
                    <w:proofErr w:type="spellStart"/>
                    <w:r w:rsidRPr="007240F8">
                      <w:rPr>
                        <w:rFonts w:ascii="Arial" w:hAnsi="Arial" w:cs="Arial"/>
                        <w:lang w:val="de-DE"/>
                      </w:rPr>
                      <w:t>Switzerland</w:t>
                    </w:r>
                    <w:proofErr w:type="spellEnd"/>
                  </w:p>
                  <w:p w14:paraId="4EE80F95" w14:textId="77777777" w:rsidR="0072110A" w:rsidRPr="008B3B59" w:rsidRDefault="00132B0C" w:rsidP="00871534">
                    <w:pPr>
                      <w:pStyle w:val="ETHAbsFliesstext"/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Phone: +41 44 633 40 84</w:t>
                    </w:r>
                  </w:p>
                  <w:p w14:paraId="37AAA264" w14:textId="77777777" w:rsidR="0072110A" w:rsidRPr="008B3B59" w:rsidRDefault="00132B0C" w:rsidP="00871534">
                    <w:pPr>
                      <w:pStyle w:val="ETHAbsFliesstext"/>
                      <w:tabs>
                        <w:tab w:val="left" w:pos="709"/>
                        <w:tab w:val="left" w:pos="1276"/>
                      </w:tabs>
                      <w:ind w:left="709" w:hanging="709"/>
                      <w:rPr>
                        <w:rFonts w:ascii="Arial" w:hAnsi="Arial" w:cs="Arial"/>
                        <w:lang w:val="de-CH"/>
                      </w:rPr>
                    </w:pPr>
                    <w:r w:rsidRPr="008B3B59">
                      <w:rPr>
                        <w:rFonts w:ascii="Arial" w:hAnsi="Arial" w:cs="Arial"/>
                        <w:lang w:val="de-CH"/>
                      </w:rPr>
                      <w:t>gonzalo.guillen.gosalbez@chem.ethz.ch</w:t>
                    </w:r>
                  </w:p>
                  <w:p w14:paraId="2824B94F" w14:textId="77777777" w:rsidR="0072110A" w:rsidRPr="00D164F7" w:rsidRDefault="00132B0C" w:rsidP="001C2193">
                    <w:pPr>
                      <w:pStyle w:val="ETHAbsFliesstext"/>
                      <w:ind w:left="737" w:hanging="737"/>
                      <w:rPr>
                        <w:rFonts w:ascii="Arial" w:hAnsi="Arial" w:cs="Arial"/>
                      </w:rPr>
                    </w:pPr>
                    <w:r w:rsidRPr="00D164F7">
                      <w:rPr>
                        <w:rFonts w:ascii="Arial" w:hAnsi="Arial" w:cs="Arial"/>
                      </w:rPr>
                      <w:t>www.superlab.ethz.ch</w:t>
                    </w:r>
                    <w:r w:rsidRPr="00D164F7" w:rsidDel="00CC1FF1">
                      <w:rPr>
                        <w:rFonts w:ascii="Arial" w:hAnsi="Arial" w:cs="Arial"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>
      <w:rPr>
        <w:lang w:val="en-US"/>
      </w:rPr>
      <w:drawing>
        <wp:anchor distT="0" distB="0" distL="114300" distR="114300" simplePos="0" relativeHeight="251660288" behindDoc="0" locked="0" layoutInCell="1" allowOverlap="1" wp14:anchorId="4B5DF0C1" wp14:editId="6DE9FF8A">
          <wp:simplePos x="0" y="0"/>
          <wp:positionH relativeFrom="margin">
            <wp:posOffset>2540</wp:posOffset>
          </wp:positionH>
          <wp:positionV relativeFrom="paragraph">
            <wp:posOffset>-313055</wp:posOffset>
          </wp:positionV>
          <wp:extent cx="1558800" cy="284400"/>
          <wp:effectExtent l="0" t="0" r="3810" b="1905"/>
          <wp:wrapTopAndBottom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800" cy="28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F6920"/>
    <w:multiLevelType w:val="hybridMultilevel"/>
    <w:tmpl w:val="9900177E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04430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Pérez-Ramirez  Javier">
    <w15:presenceInfo w15:providerId="AD" w15:userId="S::jpr@ethz.ch::592cf504-c664-4b26-b115-e9ff9989dc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5"/>
  <w:proofState w:spelling="clean" w:grammar="clean"/>
  <w:trackRevisions/>
  <w:documentProtection w:edit="trackedChange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WxNLU0MjC2NDc0MzRR0lEKTi0uzszPAykwqQUAdfLxEiwAAAA="/>
  </w:docVars>
  <w:rsids>
    <w:rsidRoot w:val="00614C56"/>
    <w:rsid w:val="000007F8"/>
    <w:rsid w:val="0000080F"/>
    <w:rsid w:val="00002EDA"/>
    <w:rsid w:val="00007ACF"/>
    <w:rsid w:val="00013301"/>
    <w:rsid w:val="0001435A"/>
    <w:rsid w:val="00016C44"/>
    <w:rsid w:val="00025445"/>
    <w:rsid w:val="00025BBF"/>
    <w:rsid w:val="000330EA"/>
    <w:rsid w:val="00034865"/>
    <w:rsid w:val="00042BFF"/>
    <w:rsid w:val="00045766"/>
    <w:rsid w:val="00047795"/>
    <w:rsid w:val="00070905"/>
    <w:rsid w:val="0007322E"/>
    <w:rsid w:val="000750D4"/>
    <w:rsid w:val="000754F8"/>
    <w:rsid w:val="00076405"/>
    <w:rsid w:val="00095478"/>
    <w:rsid w:val="00096EBD"/>
    <w:rsid w:val="000A67E6"/>
    <w:rsid w:val="000B0897"/>
    <w:rsid w:val="000C45B4"/>
    <w:rsid w:val="000C4BFA"/>
    <w:rsid w:val="000D0C75"/>
    <w:rsid w:val="000D3B86"/>
    <w:rsid w:val="000D4EFB"/>
    <w:rsid w:val="000E28B6"/>
    <w:rsid w:val="000E5783"/>
    <w:rsid w:val="000E5D00"/>
    <w:rsid w:val="000F05EA"/>
    <w:rsid w:val="000F1DDA"/>
    <w:rsid w:val="000F6837"/>
    <w:rsid w:val="00102A51"/>
    <w:rsid w:val="00112167"/>
    <w:rsid w:val="00113FF6"/>
    <w:rsid w:val="0012243C"/>
    <w:rsid w:val="0012600A"/>
    <w:rsid w:val="001326F2"/>
    <w:rsid w:val="00132B0C"/>
    <w:rsid w:val="00135DEA"/>
    <w:rsid w:val="00137BAC"/>
    <w:rsid w:val="0014285C"/>
    <w:rsid w:val="00143A9A"/>
    <w:rsid w:val="00146701"/>
    <w:rsid w:val="0015069D"/>
    <w:rsid w:val="00154206"/>
    <w:rsid w:val="00164986"/>
    <w:rsid w:val="00166BAD"/>
    <w:rsid w:val="00167719"/>
    <w:rsid w:val="001758DB"/>
    <w:rsid w:val="00176818"/>
    <w:rsid w:val="0018327D"/>
    <w:rsid w:val="00192695"/>
    <w:rsid w:val="00192737"/>
    <w:rsid w:val="00197872"/>
    <w:rsid w:val="001B11A9"/>
    <w:rsid w:val="001B48C4"/>
    <w:rsid w:val="001B491D"/>
    <w:rsid w:val="001C3019"/>
    <w:rsid w:val="001C483B"/>
    <w:rsid w:val="001D5935"/>
    <w:rsid w:val="001D7051"/>
    <w:rsid w:val="001F2372"/>
    <w:rsid w:val="001F416E"/>
    <w:rsid w:val="001F72EA"/>
    <w:rsid w:val="001F769C"/>
    <w:rsid w:val="002020B0"/>
    <w:rsid w:val="00212AF6"/>
    <w:rsid w:val="00215DD0"/>
    <w:rsid w:val="00225479"/>
    <w:rsid w:val="002268E3"/>
    <w:rsid w:val="002511E6"/>
    <w:rsid w:val="002516F7"/>
    <w:rsid w:val="00252144"/>
    <w:rsid w:val="0025287C"/>
    <w:rsid w:val="00263227"/>
    <w:rsid w:val="00265A05"/>
    <w:rsid w:val="00271E9D"/>
    <w:rsid w:val="00275CC1"/>
    <w:rsid w:val="00290375"/>
    <w:rsid w:val="00293D62"/>
    <w:rsid w:val="00294584"/>
    <w:rsid w:val="00295062"/>
    <w:rsid w:val="002A5DD0"/>
    <w:rsid w:val="002A752B"/>
    <w:rsid w:val="002A77C3"/>
    <w:rsid w:val="002B1A62"/>
    <w:rsid w:val="002B7FBF"/>
    <w:rsid w:val="002C1A6A"/>
    <w:rsid w:val="002C38BF"/>
    <w:rsid w:val="00302D58"/>
    <w:rsid w:val="00305438"/>
    <w:rsid w:val="00306D46"/>
    <w:rsid w:val="0031544F"/>
    <w:rsid w:val="00316279"/>
    <w:rsid w:val="00320972"/>
    <w:rsid w:val="00321538"/>
    <w:rsid w:val="00324CA8"/>
    <w:rsid w:val="0032518B"/>
    <w:rsid w:val="0033225C"/>
    <w:rsid w:val="00333CA5"/>
    <w:rsid w:val="00341C11"/>
    <w:rsid w:val="003444CE"/>
    <w:rsid w:val="00346F55"/>
    <w:rsid w:val="00353AC8"/>
    <w:rsid w:val="00355A40"/>
    <w:rsid w:val="003604C3"/>
    <w:rsid w:val="003650AE"/>
    <w:rsid w:val="00367E0C"/>
    <w:rsid w:val="00370830"/>
    <w:rsid w:val="00380607"/>
    <w:rsid w:val="00385F94"/>
    <w:rsid w:val="00387CAC"/>
    <w:rsid w:val="00390ED3"/>
    <w:rsid w:val="0039626F"/>
    <w:rsid w:val="003A69A0"/>
    <w:rsid w:val="003B2486"/>
    <w:rsid w:val="003B424F"/>
    <w:rsid w:val="003C7AFD"/>
    <w:rsid w:val="003D076C"/>
    <w:rsid w:val="003D5A97"/>
    <w:rsid w:val="003D755C"/>
    <w:rsid w:val="003E647D"/>
    <w:rsid w:val="004071AD"/>
    <w:rsid w:val="00407A5A"/>
    <w:rsid w:val="00413A37"/>
    <w:rsid w:val="00414B0A"/>
    <w:rsid w:val="004214E2"/>
    <w:rsid w:val="004272FC"/>
    <w:rsid w:val="0043233C"/>
    <w:rsid w:val="00452198"/>
    <w:rsid w:val="00452C9E"/>
    <w:rsid w:val="004541E0"/>
    <w:rsid w:val="0047382D"/>
    <w:rsid w:val="00475983"/>
    <w:rsid w:val="0047763B"/>
    <w:rsid w:val="0049004A"/>
    <w:rsid w:val="0049555A"/>
    <w:rsid w:val="004958D6"/>
    <w:rsid w:val="004A5F00"/>
    <w:rsid w:val="004B5ECA"/>
    <w:rsid w:val="004B6334"/>
    <w:rsid w:val="004B7E63"/>
    <w:rsid w:val="004C0288"/>
    <w:rsid w:val="004C2586"/>
    <w:rsid w:val="004D0233"/>
    <w:rsid w:val="004D6403"/>
    <w:rsid w:val="004E120F"/>
    <w:rsid w:val="00524C6D"/>
    <w:rsid w:val="00527CB8"/>
    <w:rsid w:val="0053429C"/>
    <w:rsid w:val="00537984"/>
    <w:rsid w:val="005402C3"/>
    <w:rsid w:val="00540CCA"/>
    <w:rsid w:val="005437BA"/>
    <w:rsid w:val="00543ACC"/>
    <w:rsid w:val="0054519D"/>
    <w:rsid w:val="00552A74"/>
    <w:rsid w:val="005534A9"/>
    <w:rsid w:val="00554819"/>
    <w:rsid w:val="00560C7F"/>
    <w:rsid w:val="005636AB"/>
    <w:rsid w:val="00563EC6"/>
    <w:rsid w:val="005671A2"/>
    <w:rsid w:val="0056749A"/>
    <w:rsid w:val="00576EF2"/>
    <w:rsid w:val="0057717D"/>
    <w:rsid w:val="0058633D"/>
    <w:rsid w:val="0059131F"/>
    <w:rsid w:val="00592501"/>
    <w:rsid w:val="00596ADB"/>
    <w:rsid w:val="005A20B1"/>
    <w:rsid w:val="005A2190"/>
    <w:rsid w:val="005A4D6A"/>
    <w:rsid w:val="005A5201"/>
    <w:rsid w:val="005A6F4B"/>
    <w:rsid w:val="005C0A15"/>
    <w:rsid w:val="005D242D"/>
    <w:rsid w:val="005E1916"/>
    <w:rsid w:val="005E6009"/>
    <w:rsid w:val="005F13BA"/>
    <w:rsid w:val="005F3AF3"/>
    <w:rsid w:val="005F7572"/>
    <w:rsid w:val="0060544F"/>
    <w:rsid w:val="00605E07"/>
    <w:rsid w:val="006069E7"/>
    <w:rsid w:val="0061346C"/>
    <w:rsid w:val="00613EF6"/>
    <w:rsid w:val="00614C56"/>
    <w:rsid w:val="00617485"/>
    <w:rsid w:val="00622A1E"/>
    <w:rsid w:val="00623CB4"/>
    <w:rsid w:val="00626A8A"/>
    <w:rsid w:val="006278DE"/>
    <w:rsid w:val="00630FA3"/>
    <w:rsid w:val="00631595"/>
    <w:rsid w:val="00631926"/>
    <w:rsid w:val="00631CBE"/>
    <w:rsid w:val="00641F67"/>
    <w:rsid w:val="00643E18"/>
    <w:rsid w:val="0064473A"/>
    <w:rsid w:val="0065101B"/>
    <w:rsid w:val="00656652"/>
    <w:rsid w:val="00661DD3"/>
    <w:rsid w:val="00666F22"/>
    <w:rsid w:val="0067416A"/>
    <w:rsid w:val="006842E1"/>
    <w:rsid w:val="00685162"/>
    <w:rsid w:val="00693009"/>
    <w:rsid w:val="006A20AB"/>
    <w:rsid w:val="006A2EE7"/>
    <w:rsid w:val="006B116C"/>
    <w:rsid w:val="006B1589"/>
    <w:rsid w:val="006B1A0B"/>
    <w:rsid w:val="006B45B3"/>
    <w:rsid w:val="006C3C00"/>
    <w:rsid w:val="006C6802"/>
    <w:rsid w:val="006D3DFF"/>
    <w:rsid w:val="006E6A8B"/>
    <w:rsid w:val="00706A24"/>
    <w:rsid w:val="00711EB6"/>
    <w:rsid w:val="0072110A"/>
    <w:rsid w:val="00723F31"/>
    <w:rsid w:val="0072423E"/>
    <w:rsid w:val="00730F97"/>
    <w:rsid w:val="007320AC"/>
    <w:rsid w:val="00734D6F"/>
    <w:rsid w:val="00734F73"/>
    <w:rsid w:val="007376FC"/>
    <w:rsid w:val="00740883"/>
    <w:rsid w:val="0075256D"/>
    <w:rsid w:val="00763774"/>
    <w:rsid w:val="00764B59"/>
    <w:rsid w:val="007756EB"/>
    <w:rsid w:val="00796DFB"/>
    <w:rsid w:val="007A2AFD"/>
    <w:rsid w:val="007A5D32"/>
    <w:rsid w:val="007B1F23"/>
    <w:rsid w:val="007C7616"/>
    <w:rsid w:val="007D5AD9"/>
    <w:rsid w:val="007E05FB"/>
    <w:rsid w:val="007F43A1"/>
    <w:rsid w:val="007F4458"/>
    <w:rsid w:val="007F7CCF"/>
    <w:rsid w:val="0081065D"/>
    <w:rsid w:val="008206D6"/>
    <w:rsid w:val="008365F5"/>
    <w:rsid w:val="00840F86"/>
    <w:rsid w:val="008519AF"/>
    <w:rsid w:val="00851C29"/>
    <w:rsid w:val="00854F20"/>
    <w:rsid w:val="008561AB"/>
    <w:rsid w:val="00861BBC"/>
    <w:rsid w:val="0086297E"/>
    <w:rsid w:val="00863310"/>
    <w:rsid w:val="0086438B"/>
    <w:rsid w:val="00867AB7"/>
    <w:rsid w:val="008718F3"/>
    <w:rsid w:val="008732EF"/>
    <w:rsid w:val="00880370"/>
    <w:rsid w:val="0088623D"/>
    <w:rsid w:val="008968E4"/>
    <w:rsid w:val="008A320A"/>
    <w:rsid w:val="008A7FBD"/>
    <w:rsid w:val="008B1811"/>
    <w:rsid w:val="008B3AFF"/>
    <w:rsid w:val="008C0F7E"/>
    <w:rsid w:val="008C2038"/>
    <w:rsid w:val="008C4F6B"/>
    <w:rsid w:val="008D43BC"/>
    <w:rsid w:val="008D50ED"/>
    <w:rsid w:val="008E2944"/>
    <w:rsid w:val="008E5CD9"/>
    <w:rsid w:val="008E7305"/>
    <w:rsid w:val="008F2374"/>
    <w:rsid w:val="0090138E"/>
    <w:rsid w:val="009013D2"/>
    <w:rsid w:val="0090751B"/>
    <w:rsid w:val="00912AFF"/>
    <w:rsid w:val="00915EE6"/>
    <w:rsid w:val="00917B42"/>
    <w:rsid w:val="00920A29"/>
    <w:rsid w:val="009263AE"/>
    <w:rsid w:val="00931E1D"/>
    <w:rsid w:val="00934B74"/>
    <w:rsid w:val="00954462"/>
    <w:rsid w:val="00956A75"/>
    <w:rsid w:val="00962F97"/>
    <w:rsid w:val="009770D1"/>
    <w:rsid w:val="00984276"/>
    <w:rsid w:val="009847E8"/>
    <w:rsid w:val="0098771B"/>
    <w:rsid w:val="00990664"/>
    <w:rsid w:val="00991BFF"/>
    <w:rsid w:val="009A34AD"/>
    <w:rsid w:val="009A6471"/>
    <w:rsid w:val="009A74A4"/>
    <w:rsid w:val="009A7D14"/>
    <w:rsid w:val="009B459B"/>
    <w:rsid w:val="009C580F"/>
    <w:rsid w:val="009C62D8"/>
    <w:rsid w:val="009D76BD"/>
    <w:rsid w:val="009D7FDA"/>
    <w:rsid w:val="009E13D5"/>
    <w:rsid w:val="009E4B79"/>
    <w:rsid w:val="009F42A9"/>
    <w:rsid w:val="009F5CA8"/>
    <w:rsid w:val="009F7E0E"/>
    <w:rsid w:val="00A01C58"/>
    <w:rsid w:val="00A0217A"/>
    <w:rsid w:val="00A04B7A"/>
    <w:rsid w:val="00A17F75"/>
    <w:rsid w:val="00A229D0"/>
    <w:rsid w:val="00A3153D"/>
    <w:rsid w:val="00A35D2E"/>
    <w:rsid w:val="00A424B1"/>
    <w:rsid w:val="00A444C3"/>
    <w:rsid w:val="00A4450E"/>
    <w:rsid w:val="00A471A5"/>
    <w:rsid w:val="00A47DE4"/>
    <w:rsid w:val="00A65F92"/>
    <w:rsid w:val="00A7077B"/>
    <w:rsid w:val="00A734EB"/>
    <w:rsid w:val="00A918FC"/>
    <w:rsid w:val="00AA190F"/>
    <w:rsid w:val="00AA7E8A"/>
    <w:rsid w:val="00AB3714"/>
    <w:rsid w:val="00AB624D"/>
    <w:rsid w:val="00AB7C5C"/>
    <w:rsid w:val="00AC548F"/>
    <w:rsid w:val="00AD1EF0"/>
    <w:rsid w:val="00AD2F08"/>
    <w:rsid w:val="00AD4AC5"/>
    <w:rsid w:val="00AD63AB"/>
    <w:rsid w:val="00AE4211"/>
    <w:rsid w:val="00AF0C0F"/>
    <w:rsid w:val="00AF47BD"/>
    <w:rsid w:val="00B01703"/>
    <w:rsid w:val="00B07683"/>
    <w:rsid w:val="00B144DE"/>
    <w:rsid w:val="00B151E9"/>
    <w:rsid w:val="00B16AC4"/>
    <w:rsid w:val="00B20213"/>
    <w:rsid w:val="00B46CEF"/>
    <w:rsid w:val="00B55532"/>
    <w:rsid w:val="00B5562A"/>
    <w:rsid w:val="00B622CE"/>
    <w:rsid w:val="00B71E54"/>
    <w:rsid w:val="00B74566"/>
    <w:rsid w:val="00B8491D"/>
    <w:rsid w:val="00B86190"/>
    <w:rsid w:val="00B92995"/>
    <w:rsid w:val="00BA24EF"/>
    <w:rsid w:val="00BA75CB"/>
    <w:rsid w:val="00BB088A"/>
    <w:rsid w:val="00BC4F54"/>
    <w:rsid w:val="00BC6FE8"/>
    <w:rsid w:val="00BD157E"/>
    <w:rsid w:val="00BD77FF"/>
    <w:rsid w:val="00BE33F3"/>
    <w:rsid w:val="00BE5713"/>
    <w:rsid w:val="00C047B6"/>
    <w:rsid w:val="00C119BB"/>
    <w:rsid w:val="00C16667"/>
    <w:rsid w:val="00C27DDF"/>
    <w:rsid w:val="00C414CD"/>
    <w:rsid w:val="00C56670"/>
    <w:rsid w:val="00C64C18"/>
    <w:rsid w:val="00C64DDD"/>
    <w:rsid w:val="00C65503"/>
    <w:rsid w:val="00C67C27"/>
    <w:rsid w:val="00C87A72"/>
    <w:rsid w:val="00C87D6E"/>
    <w:rsid w:val="00C90FBF"/>
    <w:rsid w:val="00C964C3"/>
    <w:rsid w:val="00CA2C23"/>
    <w:rsid w:val="00CB0305"/>
    <w:rsid w:val="00CB53A6"/>
    <w:rsid w:val="00CB61F4"/>
    <w:rsid w:val="00CB62F8"/>
    <w:rsid w:val="00CB6DEB"/>
    <w:rsid w:val="00CC0DD5"/>
    <w:rsid w:val="00CD4232"/>
    <w:rsid w:val="00CF579D"/>
    <w:rsid w:val="00CF5EA7"/>
    <w:rsid w:val="00D06D69"/>
    <w:rsid w:val="00D22FE8"/>
    <w:rsid w:val="00D254AC"/>
    <w:rsid w:val="00D307DD"/>
    <w:rsid w:val="00D3488C"/>
    <w:rsid w:val="00D37431"/>
    <w:rsid w:val="00D3777B"/>
    <w:rsid w:val="00D41F9C"/>
    <w:rsid w:val="00D42663"/>
    <w:rsid w:val="00D4642C"/>
    <w:rsid w:val="00D503A4"/>
    <w:rsid w:val="00D74F51"/>
    <w:rsid w:val="00D821BB"/>
    <w:rsid w:val="00D975DD"/>
    <w:rsid w:val="00DA4EF9"/>
    <w:rsid w:val="00DA5A77"/>
    <w:rsid w:val="00DA668C"/>
    <w:rsid w:val="00DB0358"/>
    <w:rsid w:val="00DB34AB"/>
    <w:rsid w:val="00DB5485"/>
    <w:rsid w:val="00DC0FF6"/>
    <w:rsid w:val="00DC1436"/>
    <w:rsid w:val="00DD5491"/>
    <w:rsid w:val="00DE0986"/>
    <w:rsid w:val="00DE75F6"/>
    <w:rsid w:val="00DE7F36"/>
    <w:rsid w:val="00DF3117"/>
    <w:rsid w:val="00E030FC"/>
    <w:rsid w:val="00E03DA0"/>
    <w:rsid w:val="00E21178"/>
    <w:rsid w:val="00E27746"/>
    <w:rsid w:val="00E30F28"/>
    <w:rsid w:val="00E34491"/>
    <w:rsid w:val="00E370B0"/>
    <w:rsid w:val="00E411C9"/>
    <w:rsid w:val="00E42796"/>
    <w:rsid w:val="00E47DD9"/>
    <w:rsid w:val="00E523C5"/>
    <w:rsid w:val="00E660D9"/>
    <w:rsid w:val="00E773C9"/>
    <w:rsid w:val="00E77B64"/>
    <w:rsid w:val="00E94719"/>
    <w:rsid w:val="00EA0171"/>
    <w:rsid w:val="00EA237E"/>
    <w:rsid w:val="00EA4F98"/>
    <w:rsid w:val="00EA7BB7"/>
    <w:rsid w:val="00EB2B19"/>
    <w:rsid w:val="00EC3447"/>
    <w:rsid w:val="00ED205A"/>
    <w:rsid w:val="00EE405B"/>
    <w:rsid w:val="00EF32AE"/>
    <w:rsid w:val="00EF5FDB"/>
    <w:rsid w:val="00F02498"/>
    <w:rsid w:val="00F12978"/>
    <w:rsid w:val="00F20A5D"/>
    <w:rsid w:val="00F23F14"/>
    <w:rsid w:val="00F30D78"/>
    <w:rsid w:val="00F37906"/>
    <w:rsid w:val="00F429C0"/>
    <w:rsid w:val="00F42CD3"/>
    <w:rsid w:val="00F44CBC"/>
    <w:rsid w:val="00F44F06"/>
    <w:rsid w:val="00F51A1F"/>
    <w:rsid w:val="00F65BA0"/>
    <w:rsid w:val="00F77E4D"/>
    <w:rsid w:val="00F804D9"/>
    <w:rsid w:val="00F86BEE"/>
    <w:rsid w:val="00F87B95"/>
    <w:rsid w:val="00F92969"/>
    <w:rsid w:val="00FA0D0F"/>
    <w:rsid w:val="00FA47BE"/>
    <w:rsid w:val="00FA69DE"/>
    <w:rsid w:val="00FC515A"/>
    <w:rsid w:val="00FC5B7E"/>
    <w:rsid w:val="00FD0C2C"/>
    <w:rsid w:val="00FD752F"/>
    <w:rsid w:val="00FE665A"/>
    <w:rsid w:val="00FE6BB6"/>
    <w:rsid w:val="00FF2D9D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47D717"/>
  <w15:chartTrackingRefBased/>
  <w15:docId w15:val="{C6EFDB56-0CCA-4B50-BC61-AED076B5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C56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67E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D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4D6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614C56"/>
    <w:pPr>
      <w:spacing w:after="230" w:line="230" w:lineRule="exact"/>
    </w:pPr>
    <w:rPr>
      <w:rFonts w:ascii="ETH Light" w:eastAsia="PMingLiU" w:hAnsi="ETH Light" w:cs="Times New Roman"/>
      <w:b/>
      <w:spacing w:val="6"/>
      <w:sz w:val="17"/>
      <w:szCs w:val="20"/>
      <w:lang w:val="en-US"/>
    </w:rPr>
  </w:style>
  <w:style w:type="paragraph" w:customStyle="1" w:styleId="ETHAbsFliesstext">
    <w:name w:val="ETH_Abs_Fliesstext"/>
    <w:basedOn w:val="ETHAbsAbteilung"/>
    <w:rsid w:val="00614C56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614C56"/>
    <w:pPr>
      <w:spacing w:before="230" w:after="0"/>
    </w:pPr>
  </w:style>
  <w:style w:type="paragraph" w:customStyle="1" w:styleId="ETHBriefKopf1">
    <w:name w:val="ETH_Brief_Kopf1"/>
    <w:basedOn w:val="Normal"/>
    <w:rsid w:val="00614C56"/>
    <w:pPr>
      <w:spacing w:after="1666" w:line="270" w:lineRule="exact"/>
    </w:pPr>
    <w:rPr>
      <w:b/>
      <w:noProof/>
      <w:lang w:val="de-CH"/>
    </w:rPr>
  </w:style>
  <w:style w:type="paragraph" w:styleId="Footer">
    <w:name w:val="footer"/>
    <w:basedOn w:val="Normal"/>
    <w:link w:val="FooterChar"/>
    <w:uiPriority w:val="99"/>
    <w:rsid w:val="00614C56"/>
    <w:pPr>
      <w:tabs>
        <w:tab w:val="right" w:pos="9441"/>
      </w:tabs>
      <w:spacing w:line="270" w:lineRule="exact"/>
    </w:pPr>
    <w:rPr>
      <w:lang w:val="de-CH"/>
    </w:rPr>
  </w:style>
  <w:style w:type="character" w:customStyle="1" w:styleId="FooterChar">
    <w:name w:val="Footer Char"/>
    <w:basedOn w:val="DefaultParagraphFont"/>
    <w:link w:val="Footer"/>
    <w:uiPriority w:val="99"/>
    <w:rsid w:val="00614C56"/>
    <w:rPr>
      <w:rFonts w:ascii="ETH Light" w:eastAsia="PMingLiU" w:hAnsi="ETH Light" w:cs="Times New Roman"/>
      <w:sz w:val="20"/>
      <w:szCs w:val="20"/>
    </w:rPr>
  </w:style>
  <w:style w:type="paragraph" w:customStyle="1" w:styleId="BriefBeilagen">
    <w:name w:val="Brief_Beilagen"/>
    <w:basedOn w:val="Normal"/>
    <w:qFormat/>
    <w:rsid w:val="00614C56"/>
    <w:pPr>
      <w:tabs>
        <w:tab w:val="left" w:pos="284"/>
      </w:tabs>
      <w:spacing w:line="250" w:lineRule="atLeast"/>
    </w:pPr>
    <w:rPr>
      <w:rFonts w:ascii="Arial" w:eastAsiaTheme="minorHAnsi" w:hAnsi="Arial"/>
      <w:sz w:val="19"/>
    </w:rPr>
  </w:style>
  <w:style w:type="character" w:customStyle="1" w:styleId="Heading1Char">
    <w:name w:val="Heading 1 Char"/>
    <w:basedOn w:val="DefaultParagraphFont"/>
    <w:link w:val="Heading1"/>
    <w:uiPriority w:val="9"/>
    <w:rsid w:val="000A67E6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Revision">
    <w:name w:val="Revision"/>
    <w:hidden/>
    <w:uiPriority w:val="99"/>
    <w:semiHidden/>
    <w:rsid w:val="004071AD"/>
    <w:pPr>
      <w:spacing w:after="0" w:line="240" w:lineRule="auto"/>
    </w:pPr>
    <w:rPr>
      <w:rFonts w:ascii="ETH Light" w:eastAsia="PMingLiU" w:hAnsi="ETH Light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4642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642C"/>
    <w:rPr>
      <w:rFonts w:ascii="ETH Light" w:eastAsia="PMingLiU" w:hAnsi="ETH Light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34D6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734D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9E4B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7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7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7485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87A7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7A72"/>
    <w:rPr>
      <w:rFonts w:ascii="Segoe UI" w:eastAsia="PMingLiU" w:hAnsi="Segoe UI" w:cs="Segoe UI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8718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8F3"/>
  </w:style>
  <w:style w:type="character" w:customStyle="1" w:styleId="CommentTextChar">
    <w:name w:val="Comment Text Char"/>
    <w:basedOn w:val="DefaultParagraphFont"/>
    <w:link w:val="CommentText"/>
    <w:uiPriority w:val="99"/>
    <w:rsid w:val="008718F3"/>
    <w:rPr>
      <w:rFonts w:ascii="ETH Light" w:eastAsia="PMingLiU" w:hAnsi="ETH Light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8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8F3"/>
    <w:rPr>
      <w:rFonts w:ascii="ETH Light" w:eastAsia="PMingLiU" w:hAnsi="ETH Light" w:cs="Times New Roman"/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668187-EE46-41A1-8905-FAFEEE43F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490</Words>
  <Characters>2797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Pérez-Ramirez  Javier</cp:lastModifiedBy>
  <cp:revision>457</cp:revision>
  <cp:lastPrinted>2023-03-31T11:04:00Z</cp:lastPrinted>
  <dcterms:created xsi:type="dcterms:W3CDTF">2023-03-01T09:23:00Z</dcterms:created>
  <dcterms:modified xsi:type="dcterms:W3CDTF">2024-01-19T07:24:00Z</dcterms:modified>
</cp:coreProperties>
</file>