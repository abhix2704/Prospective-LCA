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8417D4" w14:textId="77777777" w:rsidR="00F62C8B" w:rsidRPr="00270DD5" w:rsidRDefault="000F3A41" w:rsidP="004C531E">
      <w:pPr>
        <w:pStyle w:val="RSCM01ReceivedAccepted"/>
      </w:pPr>
      <w:r w:rsidRPr="00270DD5">
        <mc:AlternateContent>
          <mc:Choice Requires="wps">
            <w:drawing>
              <wp:anchor distT="180340" distB="0" distL="114300" distR="114300" simplePos="0" relativeHeight="251662336" behindDoc="1" locked="1" layoutInCell="0" allowOverlap="0" wp14:anchorId="5B54B28E" wp14:editId="5B52E845">
                <wp:simplePos x="0" y="0"/>
                <wp:positionH relativeFrom="column">
                  <wp:posOffset>-58</wp:posOffset>
                </wp:positionH>
                <wp:positionV relativeFrom="margin">
                  <wp:align>bottom</wp:align>
                </wp:positionV>
                <wp:extent cx="3158837" cy="1627909"/>
                <wp:effectExtent l="0" t="0" r="3810" b="0"/>
                <wp:wrapTopAndBottom/>
                <wp:docPr id="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158837" cy="1627909"/>
                        </a:xfrm>
                        <a:prstGeom prst="rect">
                          <a:avLst/>
                        </a:prstGeom>
                        <a:solidFill>
                          <a:srgbClr val="FFFFFF"/>
                        </a:solidFill>
                        <a:ln w="9525">
                          <a:noFill/>
                          <a:miter lim="800000"/>
                          <a:headEnd/>
                          <a:tailEnd/>
                        </a:ln>
                      </wps:spPr>
                      <wps:txbx>
                        <w:txbxContent>
                          <w:p w14:paraId="4FA865E9" w14:textId="4639C14F" w:rsidR="00D50FAF" w:rsidRDefault="00D50FAF" w:rsidP="00C405FD">
                            <w:pPr>
                              <w:pStyle w:val="RSCF01FootnoteAuthorAddress"/>
                            </w:pPr>
                            <w:r w:rsidRPr="00D50FAF">
                              <w:t>Institute for Chemical and Bioengineering, Department of Chemistry and Applied Biosciences, ETH Zürich, Vladimir Prelog Weg</w:t>
                            </w:r>
                            <w:r w:rsidR="00CA461D">
                              <w:t> </w:t>
                            </w:r>
                            <w:r w:rsidRPr="00D50FAF">
                              <w:t>1, Zürich</w:t>
                            </w:r>
                            <w:r w:rsidR="00FB0322">
                              <w:t> </w:t>
                            </w:r>
                            <w:r w:rsidRPr="00D50FAF">
                              <w:t>8093, Switzerlan</w:t>
                            </w:r>
                            <w:r w:rsidR="004E25C5">
                              <w:t>d.</w:t>
                            </w:r>
                          </w:p>
                          <w:p w14:paraId="4A30858D" w14:textId="6EB1E87E" w:rsidR="00CA461D" w:rsidRDefault="00CA461D" w:rsidP="00CA461D">
                            <w:pPr>
                              <w:pStyle w:val="RSCF01FootnoteAuthorAddress"/>
                              <w:numPr>
                                <w:ilvl w:val="0"/>
                                <w:numId w:val="0"/>
                              </w:numPr>
                              <w:ind w:firstLine="85"/>
                            </w:pPr>
                            <w:r>
                              <w:t xml:space="preserve">Email: </w:t>
                            </w:r>
                            <w:hyperlink r:id="rId8" w:history="1">
                              <w:r w:rsidRPr="00925E94">
                                <w:rPr>
                                  <w:rStyle w:val="Hyperlink"/>
                                </w:rPr>
                                <w:t>jpr@chem.ethz.ch</w:t>
                              </w:r>
                            </w:hyperlink>
                            <w:r>
                              <w:t xml:space="preserve">; </w:t>
                            </w:r>
                            <w:hyperlink r:id="rId9" w:history="1">
                              <w:r w:rsidRPr="00925E94">
                                <w:rPr>
                                  <w:rStyle w:val="Hyperlink"/>
                                </w:rPr>
                                <w:t>gonzalo.guillen.gosalbez@chem.ethz.ch</w:t>
                              </w:r>
                            </w:hyperlink>
                            <w:r>
                              <w:t xml:space="preserve"> </w:t>
                            </w:r>
                          </w:p>
                          <w:p w14:paraId="5591C28F" w14:textId="2E61593A" w:rsidR="00126027" w:rsidRPr="00C405FD" w:rsidRDefault="004E25C5" w:rsidP="00C405FD">
                            <w:pPr>
                              <w:pStyle w:val="RSCF01FootnoteAuthorAddress"/>
                            </w:pPr>
                            <w:r>
                              <w:t>Institute of Environmental Sciences (CML), Leiden University, Einsteinweg 2, 2333 CC Leiden, The Netherlands.</w:t>
                            </w:r>
                          </w:p>
                          <w:p w14:paraId="71856912" w14:textId="4715847D" w:rsidR="00C405FD" w:rsidRPr="00241ACD" w:rsidRDefault="00126027" w:rsidP="00241ACD">
                            <w:pPr>
                              <w:pStyle w:val="RSCF02FootnotestoTitleAuthors"/>
                            </w:pPr>
                            <w:r w:rsidRPr="00241ACD">
                              <w:t>†</w:t>
                            </w:r>
                            <w:r w:rsidR="008C682F" w:rsidRPr="00241ACD">
                              <w:t>Electronic Supplementary Information (ESI) available. See DOI: </w:t>
                            </w:r>
                            <w:r w:rsidR="00156059">
                              <w:t>https://doi.org/</w:t>
                            </w:r>
                            <w:r w:rsidR="00156059">
                              <w:br/>
                              <w:t>10.1039/x0xx00000x</w:t>
                            </w:r>
                          </w:p>
                        </w:txbxContent>
                      </wps:txbx>
                      <wps:bodyPr rot="0" vert="horz" wrap="square" lIns="0" tIns="36000" rIns="0" bIns="36000" anchor="b" anchorCtr="0">
                        <a:spAutoFit/>
                      </wps:bodyPr>
                    </wps:wsp>
                  </a:graphicData>
                </a:graphic>
                <wp14:sizeRelH relativeFrom="margin">
                  <wp14:pctWidth>0</wp14:pctWidth>
                </wp14:sizeRelH>
                <wp14:sizeRelV relativeFrom="margin">
                  <wp14:pctHeight>20000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5B54B28E" id="_x0000_t202" coordsize="21600,21600" o:spt="202" path="m,l,21600r21600,l21600,xe">
                <v:stroke joinstyle="miter"/>
                <v:path gradientshapeok="t" o:connecttype="rect"/>
              </v:shapetype>
              <v:shape id="Text Box 2" o:spid="_x0000_s1026" type="#_x0000_t202" style="position:absolute;margin-left:0;margin-top:0;width:248.75pt;height:128.2pt;z-index:-251654144;visibility:visible;mso-wrap-style:square;mso-width-percent:0;mso-height-percent:200;mso-wrap-distance-left:9pt;mso-wrap-distance-top:14.2pt;mso-wrap-distance-right:9pt;mso-wrap-distance-bottom:0;mso-position-horizontal:absolute;mso-position-horizontal-relative:text;mso-position-vertical:bottom;mso-position-vertical-relative:margin;mso-width-percent: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" o:allowincell="f" o:allowoverlap="f" stroked="f">
                <o:lock v:ext="edit" aspectratio="t"/>
                <v:textbox style="mso-fit-shape-to-text:t" inset="0,1mm,0,1mm">
                  <w:txbxContent>
                    <w:p w14:paraId="4FA865E9" w14:textId="4639C14F" w:rsidR="00D50FAF" w:rsidRDefault="00D50FAF" w:rsidP="00C405FD">
                      <w:pPr>
                        <w:pStyle w:val="RSCF01FootnoteAuthorAddress"/>
                      </w:pPr>
                      <w:r w:rsidRPr="00D50FAF">
                        <w:t>Institute for Chemical and Bioengineering, Department of Chemistry and Applied Biosciences, ETH Zürich, Vladimir Prelog Weg</w:t>
                      </w:r>
                      <w:r w:rsidR="00CA461D">
                        <w:t> </w:t>
                      </w:r>
                      <w:r w:rsidRPr="00D50FAF">
                        <w:t>1, Zürich</w:t>
                      </w:r>
                      <w:r w:rsidR="00FB0322">
                        <w:t> </w:t>
                      </w:r>
                      <w:r w:rsidRPr="00D50FAF">
                        <w:t>8093, Switzerlan</w:t>
                      </w:r>
                      <w:r w:rsidR="004E25C5">
                        <w:t>d.</w:t>
                      </w:r>
                    </w:p>
                    <w:p w14:paraId="4A30858D" w14:textId="6EB1E87E" w:rsidR="00CA461D" w:rsidRDefault="00CA461D" w:rsidP="00CA461D">
                      <w:pPr>
                        <w:pStyle w:val="RSCF01FootnoteAuthorAddress"/>
                        <w:numPr>
                          <w:ilvl w:val="0"/>
                          <w:numId w:val="0"/>
                        </w:numPr>
                        <w:ind w:firstLine="85"/>
                      </w:pPr>
                      <w:r>
                        <w:t xml:space="preserve">Email: </w:t>
                      </w:r>
                      <w:hyperlink r:id="rId10" w:history="1">
                        <w:r w:rsidRPr="00925E94">
                          <w:rPr>
                            <w:rStyle w:val="Hyperlink"/>
                          </w:rPr>
                          <w:t>jpr@chem.ethz.ch</w:t>
                        </w:r>
                      </w:hyperlink>
                      <w:r>
                        <w:t xml:space="preserve">; </w:t>
                      </w:r>
                      <w:hyperlink r:id="rId11" w:history="1">
                        <w:r w:rsidRPr="00925E94">
                          <w:rPr>
                            <w:rStyle w:val="Hyperlink"/>
                          </w:rPr>
                          <w:t>gonzalo.guillen.gosalbez@chem.ethz.ch</w:t>
                        </w:r>
                      </w:hyperlink>
                      <w:r>
                        <w:t xml:space="preserve"> </w:t>
                      </w:r>
                    </w:p>
                    <w:p w14:paraId="5591C28F" w14:textId="2E61593A" w:rsidR="00126027" w:rsidRPr="00C405FD" w:rsidRDefault="004E25C5" w:rsidP="00C405FD">
                      <w:pPr>
                        <w:pStyle w:val="RSCF01FootnoteAuthorAddress"/>
                      </w:pPr>
                      <w:r>
                        <w:t>Institute of Environmental Sciences (CML), Leiden University, Einsteinweg 2, 2333 CC Leiden, The Netherlands.</w:t>
                      </w:r>
                    </w:p>
                    <w:p w14:paraId="71856912" w14:textId="4715847D" w:rsidR="00C405FD" w:rsidRPr="00241ACD" w:rsidRDefault="00126027" w:rsidP="00241ACD">
                      <w:pPr>
                        <w:pStyle w:val="RSCF02FootnotestoTitleAuthors"/>
                      </w:pPr>
                      <w:r w:rsidRPr="00241ACD">
                        <w:t>†</w:t>
                      </w:r>
                      <w:r w:rsidR="008C682F" w:rsidRPr="00241ACD">
                        <w:t>Electronic Supplementary Information (ESI) available. See DOI: </w:t>
                      </w:r>
                      <w:r w:rsidR="00156059">
                        <w:t>https://doi.org/</w:t>
                      </w:r>
                      <w:r w:rsidR="00156059">
                        <w:br/>
                        <w:t>10.1039/x0xx00000x</w:t>
                      </w:r>
                    </w:p>
                  </w:txbxContent>
                </v:textbox>
                <w10:wrap type="topAndBottom" anchory="margin"/>
                <w10:anchorlock/>
              </v:shape>
            </w:pict>
          </mc:Fallback>
        </mc:AlternateContent>
      </w:r>
      <w:r w:rsidR="00F62C8B" w:rsidRPr="00270DD5">
        <w:t>Received 00th January 20</w:t>
      </w:r>
      <w:r w:rsidR="00F15F90" w:rsidRPr="00270DD5">
        <w:t>xx</w:t>
      </w:r>
      <w:r w:rsidR="00F62C8B" w:rsidRPr="00270DD5">
        <w:t>,</w:t>
      </w:r>
    </w:p>
    <w:p w14:paraId="5E930491" w14:textId="77777777" w:rsidR="00F62C8B" w:rsidRPr="00270DD5" w:rsidRDefault="00F62C8B" w:rsidP="004C531E">
      <w:pPr>
        <w:pStyle w:val="RSCM01ReceivedAccepted"/>
      </w:pPr>
      <w:r w:rsidRPr="00270DD5">
        <w:t>Accepted 00th January 20</w:t>
      </w:r>
      <w:r w:rsidR="00F15F90" w:rsidRPr="00270DD5">
        <w:t>xx</w:t>
      </w:r>
    </w:p>
    <w:p w14:paraId="492325BD" w14:textId="77777777" w:rsidR="00F62C8B" w:rsidRPr="00794787" w:rsidRDefault="00F62C8B" w:rsidP="004C531E">
      <w:pPr>
        <w:pStyle w:val="RSCM02DOI"/>
      </w:pPr>
      <w:r w:rsidRPr="00794787">
        <w:t>DOI: 10.1039/x0xx00000x</w:t>
      </w:r>
    </w:p>
    <w:p w14:paraId="646B8F30" w14:textId="6358663E" w:rsidR="00A9649E" w:rsidRDefault="00A9649E" w:rsidP="004C531E">
      <w:pPr>
        <w:pStyle w:val="RSCM03Website"/>
      </w:pPr>
    </w:p>
    <w:p w14:paraId="51574338" w14:textId="77777777" w:rsidR="002B62B5" w:rsidRPr="00794787" w:rsidRDefault="002B62B5" w:rsidP="004C531E">
      <w:pPr>
        <w:pStyle w:val="RSCM03Website"/>
      </w:pPr>
    </w:p>
    <w:p w14:paraId="0D6101E0" w14:textId="5B7A5E82" w:rsidR="004414A5" w:rsidRPr="00C32EDF" w:rsidRDefault="00F62C8B" w:rsidP="00C32EDF">
      <w:pPr>
        <w:pStyle w:val="RSCH01PaperTitle"/>
      </w:pPr>
      <w:r w:rsidRPr="004414A5">
        <w:br w:type="column"/>
      </w:r>
      <w:r w:rsidR="001C2C38">
        <w:t xml:space="preserve">Climate policies </w:t>
      </w:r>
      <w:commentRangeStart w:id="0"/>
      <w:r w:rsidR="001C2C38">
        <w:t>as key determinants of</w:t>
      </w:r>
      <w:commentRangeEnd w:id="0"/>
      <w:r w:rsidR="00BC5B8D">
        <w:rPr>
          <w:rStyle w:val="CommentReference"/>
          <w:rFonts w:cstheme="minorBidi"/>
          <w:b w:val="0"/>
        </w:rPr>
        <w:commentReference w:id="0"/>
      </w:r>
      <w:r w:rsidR="001C2C38">
        <w:t xml:space="preserve"> environmental impacts for platform chemicals production</w:t>
      </w:r>
      <w:r w:rsidR="004414A5" w:rsidRPr="00C32EDF">
        <w:t xml:space="preserve"> </w:t>
      </w:r>
    </w:p>
    <w:p w14:paraId="5D91B541" w14:textId="37CDE0AC" w:rsidR="008125A0" w:rsidRPr="00BC5B8D" w:rsidRDefault="006A4560" w:rsidP="008125A0">
      <w:pPr>
        <w:pStyle w:val="RSCB01ARTAbstract"/>
        <w:rPr>
          <w:rFonts w:cs="Times New Roman"/>
          <w:sz w:val="20"/>
          <w:vertAlign w:val="superscript"/>
          <w:lang w:val="es-ES"/>
        </w:rPr>
      </w:pPr>
      <w:r w:rsidRPr="00BC5B8D">
        <w:rPr>
          <w:rFonts w:cs="Times New Roman"/>
          <w:sz w:val="20"/>
          <w:lang w:val="es-ES"/>
        </w:rPr>
        <w:t>Abhinandan</w:t>
      </w:r>
      <w:r w:rsidR="00D0779C" w:rsidRPr="00BC5B8D">
        <w:rPr>
          <w:rFonts w:cs="Times New Roman"/>
          <w:sz w:val="20"/>
          <w:lang w:val="es-ES"/>
        </w:rPr>
        <w:t> </w:t>
      </w:r>
      <w:r w:rsidRPr="00BC5B8D">
        <w:rPr>
          <w:rFonts w:cs="Times New Roman"/>
          <w:sz w:val="20"/>
          <w:lang w:val="es-ES"/>
        </w:rPr>
        <w:t>Nabera</w:t>
      </w:r>
      <w:r w:rsidR="008125A0" w:rsidRPr="00BC5B8D">
        <w:rPr>
          <w:rFonts w:cs="Times New Roman"/>
          <w:sz w:val="20"/>
          <w:lang w:val="es-ES"/>
        </w:rPr>
        <w:t>,</w:t>
      </w:r>
      <w:r w:rsidR="008125A0" w:rsidRPr="00BC5B8D">
        <w:rPr>
          <w:rFonts w:cs="Times New Roman"/>
          <w:sz w:val="20"/>
          <w:vertAlign w:val="superscript"/>
          <w:lang w:val="es-ES"/>
        </w:rPr>
        <w:t>a</w:t>
      </w:r>
      <w:r w:rsidR="00CD4428" w:rsidRPr="00BC5B8D">
        <w:rPr>
          <w:rFonts w:cs="Times New Roman"/>
          <w:sz w:val="20"/>
          <w:lang w:val="es-ES"/>
        </w:rPr>
        <w:t xml:space="preserve"> </w:t>
      </w:r>
      <w:r w:rsidR="00863DC2" w:rsidRPr="00BC5B8D">
        <w:rPr>
          <w:rFonts w:cs="Times New Roman"/>
          <w:sz w:val="20"/>
          <w:lang w:val="es-ES"/>
        </w:rPr>
        <w:t>Ioan-Robert</w:t>
      </w:r>
      <w:r w:rsidR="00D0779C" w:rsidRPr="00BC5B8D">
        <w:rPr>
          <w:rFonts w:cs="Times New Roman"/>
          <w:sz w:val="20"/>
          <w:lang w:val="es-ES"/>
        </w:rPr>
        <w:t> </w:t>
      </w:r>
      <w:r w:rsidR="00863DC2" w:rsidRPr="00BC5B8D">
        <w:rPr>
          <w:rFonts w:cs="Times New Roman"/>
          <w:sz w:val="20"/>
          <w:lang w:val="es-ES"/>
        </w:rPr>
        <w:t>Istrate,</w:t>
      </w:r>
      <w:r w:rsidR="008125A0" w:rsidRPr="00BC5B8D">
        <w:rPr>
          <w:rFonts w:cs="Times New Roman"/>
          <w:sz w:val="20"/>
          <w:vertAlign w:val="superscript"/>
          <w:lang w:val="es-ES"/>
        </w:rPr>
        <w:t>b</w:t>
      </w:r>
      <w:r w:rsidR="008125A0" w:rsidRPr="00BC5B8D">
        <w:rPr>
          <w:rFonts w:cs="Times New Roman"/>
          <w:sz w:val="20"/>
          <w:lang w:val="es-ES"/>
        </w:rPr>
        <w:t xml:space="preserve"> </w:t>
      </w:r>
      <w:r w:rsidR="00863DC2" w:rsidRPr="00BC5B8D">
        <w:rPr>
          <w:rFonts w:cs="Times New Roman"/>
          <w:sz w:val="20"/>
          <w:lang w:val="es-ES"/>
        </w:rPr>
        <w:t>Antonio José Martín,</w:t>
      </w:r>
      <w:r w:rsidR="00863DC2" w:rsidRPr="00BC5B8D">
        <w:rPr>
          <w:rFonts w:cs="Times New Roman"/>
          <w:sz w:val="20"/>
          <w:vertAlign w:val="superscript"/>
          <w:lang w:val="es-ES"/>
        </w:rPr>
        <w:t>a</w:t>
      </w:r>
      <w:r w:rsidR="00863DC2" w:rsidRPr="00BC5B8D">
        <w:rPr>
          <w:rFonts w:cs="Times New Roman"/>
          <w:sz w:val="20"/>
          <w:lang w:val="es-ES"/>
        </w:rPr>
        <w:t xml:space="preserve"> Javier Pérez</w:t>
      </w:r>
      <w:r w:rsidR="00863DC2" w:rsidRPr="00BC5B8D">
        <w:rPr>
          <w:rFonts w:cs="Times New Roman"/>
          <w:sz w:val="20"/>
          <w:lang w:val="es-ES"/>
        </w:rPr>
        <w:noBreakHyphen/>
        <w:t>Ramírez*</w:t>
      </w:r>
      <w:r w:rsidR="00CA598D" w:rsidRPr="00BC5B8D">
        <w:rPr>
          <w:rFonts w:cs="Times New Roman"/>
          <w:sz w:val="20"/>
          <w:vertAlign w:val="superscript"/>
          <w:lang w:val="es-ES"/>
        </w:rPr>
        <w:t>a</w:t>
      </w:r>
      <w:r w:rsidR="00863DC2" w:rsidRPr="00BC5B8D">
        <w:rPr>
          <w:rFonts w:cs="Times New Roman"/>
          <w:sz w:val="20"/>
          <w:lang w:val="es-ES"/>
        </w:rPr>
        <w:t xml:space="preserve"> and Gonzalo Guillén</w:t>
      </w:r>
      <w:r w:rsidR="00863DC2" w:rsidRPr="00BC5B8D">
        <w:rPr>
          <w:rFonts w:cs="Times New Roman"/>
          <w:sz w:val="20"/>
          <w:lang w:val="es-ES"/>
        </w:rPr>
        <w:noBreakHyphen/>
        <w:t>Gosálbez*</w:t>
      </w:r>
      <w:r w:rsidR="00CA598D" w:rsidRPr="00BC5B8D">
        <w:rPr>
          <w:rFonts w:cs="Times New Roman"/>
          <w:sz w:val="20"/>
          <w:vertAlign w:val="superscript"/>
          <w:lang w:val="es-ES"/>
        </w:rPr>
        <w:t>a</w:t>
      </w:r>
    </w:p>
    <w:p w14:paraId="549EF4DC" w14:textId="6039187E" w:rsidR="00B00D48" w:rsidRPr="00B00D48" w:rsidRDefault="00C562D1" w:rsidP="006A2A76">
      <w:pPr>
        <w:pStyle w:val="RSCB01ARTAbstract"/>
      </w:pPr>
      <w:commentRangeStart w:id="1"/>
      <w:commentRangeStart w:id="2"/>
      <w:r w:rsidRPr="00C562D1">
        <w:t xml:space="preserve">Among </w:t>
      </w:r>
      <w:del w:id="3" w:author="Martin Fernandez  Antonio José" w:date="2023-10-16T08:11:00Z">
        <w:r w:rsidRPr="00C562D1" w:rsidDel="00BC5B8D">
          <w:delText xml:space="preserve">the array of </w:delText>
        </w:r>
      </w:del>
      <w:ins w:id="4" w:author="Martin Fernandez  Antonio José" w:date="2023-10-16T08:11:00Z">
        <w:r w:rsidR="00BC5B8D">
          <w:t xml:space="preserve">platform </w:t>
        </w:r>
      </w:ins>
      <w:r w:rsidRPr="00C562D1">
        <w:t xml:space="preserve">chemicals produced today, </w:t>
      </w:r>
      <w:del w:id="5" w:author="Martin Fernandez  Antonio José" w:date="2023-10-16T08:11:00Z">
        <w:r w:rsidRPr="00C562D1" w:rsidDel="00BC5B8D">
          <w:delText xml:space="preserve">platform chemicals such as </w:delText>
        </w:r>
      </w:del>
      <w:r w:rsidRPr="00C562D1">
        <w:t xml:space="preserve">hydrogen, ammonia, and methanol hold considerable significance due to their versatility, serving a myriad of applications. However, these chemicals also stand as major contributors to global GHG emissions, primarily due to their heavy reliance on fossil fuels. </w:t>
      </w:r>
      <w:commentRangeEnd w:id="1"/>
      <w:r w:rsidR="00BC5B8D">
        <w:rPr>
          <w:rStyle w:val="CommentReference"/>
          <w:noProof w:val="0"/>
          <w:lang w:eastAsia="en-US"/>
        </w:rPr>
        <w:commentReference w:id="1"/>
      </w:r>
      <w:r w:rsidRPr="00C562D1">
        <w:t>Achieving the grand transition towards low</w:t>
      </w:r>
      <w:r w:rsidRPr="00C562D1">
        <w:noBreakHyphen/>
        <w:t>carbon production of these chemicals, in align</w:t>
      </w:r>
      <w:bookmarkStart w:id="6" w:name="_GoBack"/>
      <w:bookmarkEnd w:id="6"/>
      <w:r w:rsidRPr="00C562D1">
        <w:t xml:space="preserve">ment with the goals set by the Paris Agreement, necessitates the implementation of new climate </w:t>
      </w:r>
      <w:commentRangeStart w:id="7"/>
      <w:r w:rsidRPr="00C562D1">
        <w:t>policies</w:t>
      </w:r>
      <w:commentRangeEnd w:id="7"/>
      <w:r w:rsidR="00BC5B8D">
        <w:rPr>
          <w:rStyle w:val="CommentReference"/>
          <w:noProof w:val="0"/>
          <w:lang w:eastAsia="en-US"/>
        </w:rPr>
        <w:commentReference w:id="7"/>
      </w:r>
      <w:r w:rsidRPr="00C562D1">
        <w:t>.</w:t>
      </w:r>
      <w:del w:id="8" w:author="Martin Fernandez  Antonio José" w:date="2023-10-16T08:14:00Z">
        <w:r w:rsidRPr="00C562D1" w:rsidDel="00BC5B8D">
          <w:delText xml:space="preserve"> Numerous such policies have been proposed, taking into account various shared socioeconomic and representative concentration pathways.</w:delText>
        </w:r>
      </w:del>
      <w:r w:rsidRPr="00C562D1">
        <w:t xml:space="preserve"> While previous studies have evaluated the environmental impacts associated with these chemicals, it is now imperative to consider future changes in regulations, market dynamics, and technological advancements within the framework of these policies. Hence, in this study, we perform a prospective life cycle assessment </w:t>
      </w:r>
      <w:ins w:id="9" w:author="Martin Fernandez  Antonio José" w:date="2023-10-16T08:17:00Z">
        <w:r w:rsidR="00BC5B8D">
          <w:t xml:space="preserve">on the evolution until 2050 </w:t>
        </w:r>
      </w:ins>
      <w:r w:rsidRPr="00C562D1">
        <w:t>of various hydrogen, ammonia, and methanol production technologies</w:t>
      </w:r>
      <w:ins w:id="10" w:author="Martin Fernandez  Antonio José" w:date="2023-10-16T08:15:00Z">
        <w:r w:rsidR="00BC5B8D">
          <w:t xml:space="preserve"> </w:t>
        </w:r>
      </w:ins>
      <w:ins w:id="11" w:author="Martin Fernandez  Antonio José" w:date="2023-10-16T08:17:00Z">
        <w:r w:rsidR="00BC5B8D">
          <w:t xml:space="preserve">in </w:t>
        </w:r>
      </w:ins>
      <w:ins w:id="12" w:author="Martin Fernandez  Antonio José" w:date="2023-10-16T08:16:00Z">
        <w:r w:rsidR="00BC5B8D" w:rsidRPr="00BC5B8D">
          <w:rPr>
            <w:highlight w:val="yellow"/>
            <w:rPrChange w:id="13" w:author="Martin Fernandez  Antonio José" w:date="2023-10-16T08:18:00Z">
              <w:rPr/>
            </w:rPrChange>
          </w:rPr>
          <w:t>XX</w:t>
        </w:r>
        <w:r w:rsidR="00BC5B8D">
          <w:t xml:space="preserve"> </w:t>
        </w:r>
      </w:ins>
      <w:ins w:id="14" w:author="Martin Fernandez  Antonio José" w:date="2023-10-16T08:18:00Z">
        <w:r w:rsidR="00BC5B8D">
          <w:t>regions</w:t>
        </w:r>
      </w:ins>
      <w:ins w:id="15" w:author="Martin Fernandez  Antonio José" w:date="2023-10-16T08:16:00Z">
        <w:r w:rsidR="00BC5B8D">
          <w:t xml:space="preserve"> worldwide</w:t>
        </w:r>
      </w:ins>
      <w:del w:id="16" w:author="Martin Fernandez  Antonio José" w:date="2023-10-16T08:17:00Z">
        <w:r w:rsidRPr="00C562D1" w:rsidDel="00BC5B8D">
          <w:delText>, considering both temporal and geographical dimensions</w:delText>
        </w:r>
      </w:del>
      <w:r w:rsidRPr="00C562D1">
        <w:t xml:space="preserve">. Our findings indicate </w:t>
      </w:r>
      <w:ins w:id="17" w:author="Martin Fernandez  Antonio José" w:date="2023-10-16T08:18:00Z">
        <w:r w:rsidR="00BC5B8D">
          <w:t>fossil-based production is nearly insensitive to the adopted policiy</w:t>
        </w:r>
      </w:ins>
      <w:del w:id="18" w:author="Martin Fernandez  Antonio José" w:date="2023-10-16T08:19:00Z">
        <w:r w:rsidRPr="00C562D1" w:rsidDel="00BC5B8D">
          <w:delText>that the adoption of these policies will lead to minor reductions in environmental impacts over time for fossil</w:delText>
        </w:r>
        <w:r w:rsidR="003C2DD1" w:rsidDel="00BC5B8D">
          <w:noBreakHyphen/>
        </w:r>
        <w:r w:rsidRPr="00C562D1" w:rsidDel="00BC5B8D">
          <w:delText>based production routes</w:delText>
        </w:r>
      </w:del>
      <w:r w:rsidRPr="00C562D1">
        <w:t xml:space="preserve">. In contrast, green pathways demonstrate substantial impact reductions, </w:t>
      </w:r>
      <w:commentRangeStart w:id="19"/>
      <w:r w:rsidRPr="00C562D1">
        <w:t>with solar</w:t>
      </w:r>
      <w:r w:rsidRPr="00C562D1">
        <w:noBreakHyphen/>
        <w:t xml:space="preserve">based routes displaying the most significant benefits for </w:t>
      </w:r>
      <w:del w:id="20" w:author="Martin Fernandez  Antonio José" w:date="2023-10-16T08:21:00Z">
        <w:r w:rsidRPr="00C562D1" w:rsidDel="0009139A">
          <w:delText xml:space="preserve">all </w:delText>
        </w:r>
      </w:del>
      <w:ins w:id="21" w:author="Martin Fernandez  Antonio José" w:date="2023-10-16T08:21:00Z">
        <w:r w:rsidR="0009139A">
          <w:t>the</w:t>
        </w:r>
        <w:r w:rsidR="0009139A" w:rsidRPr="00C562D1">
          <w:t xml:space="preserve"> </w:t>
        </w:r>
      </w:ins>
      <w:r w:rsidRPr="00C562D1">
        <w:t>three chemicals by 2050</w:t>
      </w:r>
      <w:ins w:id="22" w:author="Martin Fernandez  Antonio José" w:date="2023-10-16T08:20:00Z">
        <w:r w:rsidR="00BC5B8D">
          <w:t xml:space="preserve"> in constrast to the current situation</w:t>
        </w:r>
        <w:commentRangeEnd w:id="19"/>
        <w:r w:rsidR="00BC5B8D">
          <w:rPr>
            <w:rStyle w:val="CommentReference"/>
            <w:noProof w:val="0"/>
            <w:lang w:eastAsia="en-US"/>
          </w:rPr>
          <w:commentReference w:id="19"/>
        </w:r>
      </w:ins>
      <w:r w:rsidRPr="00C562D1">
        <w:t xml:space="preserve">. Furthermore, </w:t>
      </w:r>
      <w:ins w:id="23" w:author="Martin Fernandez  Antonio José" w:date="2023-10-16T08:21:00Z">
        <w:r w:rsidR="0009139A">
          <w:t>the</w:t>
        </w:r>
      </w:ins>
      <w:del w:id="24" w:author="Martin Fernandez  Antonio José" w:date="2023-10-16T08:21:00Z">
        <w:r w:rsidRPr="00C562D1" w:rsidDel="0009139A">
          <w:delText>a</w:delText>
        </w:r>
      </w:del>
      <w:r w:rsidRPr="00C562D1">
        <w:t xml:space="preserve"> global</w:t>
      </w:r>
      <w:r w:rsidRPr="00C562D1">
        <w:noBreakHyphen/>
        <w:t>scale regional assessment reveals that the impact reduction in green hydrogen routes exhibits low variation across regions, thus not offering a distinctive location</w:t>
      </w:r>
      <w:r w:rsidRPr="00C562D1">
        <w:noBreakHyphen/>
        <w:t>based environmental benefit. However, for green ammonia and methanol pathways, strategic planning becomes crucial to maximise global benefits</w:t>
      </w:r>
      <w:del w:id="25" w:author="Martin Fernandez  Antonio José" w:date="2023-10-16T08:21:00Z">
        <w:r w:rsidRPr="00C562D1" w:rsidDel="0009139A">
          <w:delText>, emphasising the importance of location</w:delText>
        </w:r>
        <w:r w:rsidRPr="00C562D1" w:rsidDel="0009139A">
          <w:noBreakHyphen/>
          <w:delText>specific dynamics</w:delText>
        </w:r>
      </w:del>
      <w:r w:rsidRPr="00C562D1">
        <w:t xml:space="preserve">. This </w:t>
      </w:r>
      <w:del w:id="26" w:author="Martin Fernandez  Antonio José" w:date="2023-10-16T08:22:00Z">
        <w:r w:rsidRPr="00C562D1" w:rsidDel="0009139A">
          <w:delText>comprehensive approach will provide</w:delText>
        </w:r>
      </w:del>
      <w:ins w:id="27" w:author="Martin Fernandez  Antonio José" w:date="2023-10-16T08:22:00Z">
        <w:r w:rsidR="0009139A">
          <w:t>work provides</w:t>
        </w:r>
      </w:ins>
      <w:r w:rsidRPr="00C562D1">
        <w:t xml:space="preserve"> valuable insights for informed and sustainable manufacturing of key platform chemicals</w:t>
      </w:r>
      <w:commentRangeEnd w:id="2"/>
      <w:r w:rsidR="0009139A">
        <w:rPr>
          <w:rStyle w:val="CommentReference"/>
          <w:noProof w:val="0"/>
          <w:lang w:eastAsia="en-US"/>
        </w:rPr>
        <w:commentReference w:id="2"/>
      </w:r>
      <w:del w:id="28" w:author="Martin Fernandez  Antonio José" w:date="2023-10-16T08:23:00Z">
        <w:r w:rsidRPr="00C562D1" w:rsidDel="0009139A">
          <w:delText xml:space="preserve"> as we strive towards a more environmentally conscious </w:delText>
        </w:r>
        <w:commentRangeStart w:id="29"/>
        <w:r w:rsidRPr="00C562D1" w:rsidDel="0009139A">
          <w:delText>future</w:delText>
        </w:r>
        <w:commentRangeEnd w:id="29"/>
        <w:r w:rsidR="0009139A" w:rsidDel="0009139A">
          <w:rPr>
            <w:rStyle w:val="CommentReference"/>
            <w:noProof w:val="0"/>
            <w:lang w:eastAsia="en-US"/>
          </w:rPr>
          <w:commentReference w:id="29"/>
        </w:r>
      </w:del>
      <w:r w:rsidRPr="00C562D1">
        <w:t>.</w:t>
      </w:r>
    </w:p>
    <w:p w14:paraId="39E3785F" w14:textId="13D7B09B" w:rsidR="00FA2DA2" w:rsidRPr="00FA2DA2" w:rsidRDefault="00FA2DA2" w:rsidP="00FA2DA2">
      <w:pPr>
        <w:pStyle w:val="RSCB01ARTAbstract"/>
        <w:sectPr w:rsidR="00FA2DA2" w:rsidRPr="00FA2DA2" w:rsidSect="00514CBA">
          <w:headerReference w:type="even" r:id="rId15"/>
          <w:headerReference w:type="default" r:id="rId16"/>
          <w:footerReference w:type="even" r:id="rId17"/>
          <w:footerReference w:type="default" r:id="rId18"/>
          <w:headerReference w:type="first" r:id="rId19"/>
          <w:footerReference w:type="first" r:id="rId20"/>
          <w:pgSz w:w="11907" w:h="16840" w:code="9"/>
          <w:pgMar w:top="1009" w:right="851" w:bottom="1758" w:left="851" w:header="851" w:footer="1049" w:gutter="0"/>
          <w:cols w:num="2" w:space="227" w:equalWidth="0">
            <w:col w:w="1985" w:space="227"/>
            <w:col w:w="7993"/>
          </w:cols>
          <w:titlePg/>
          <w:docGrid w:linePitch="360"/>
        </w:sectPr>
      </w:pPr>
    </w:p>
    <w:p w14:paraId="668DB4B8" w14:textId="75515C9B" w:rsidR="00FA2DA2" w:rsidRDefault="001F562D" w:rsidP="001F562D">
      <w:pPr>
        <w:pStyle w:val="RSCB04AHeadingSection"/>
        <w:rPr>
          <w:szCs w:val="24"/>
        </w:rPr>
      </w:pPr>
      <w:commentRangeStart w:id="30"/>
      <w:r w:rsidRPr="001F562D">
        <w:rPr>
          <w:szCs w:val="24"/>
        </w:rPr>
        <w:t>Introduction</w:t>
      </w:r>
      <w:commentRangeEnd w:id="30"/>
      <w:r w:rsidR="007B5F3F">
        <w:rPr>
          <w:rStyle w:val="CommentReference"/>
          <w:b w:val="0"/>
        </w:rPr>
        <w:commentReference w:id="30"/>
      </w:r>
    </w:p>
    <w:p w14:paraId="421904F0" w14:textId="3754013A" w:rsidR="002B065A" w:rsidRDefault="007017B7" w:rsidP="002B065A">
      <w:pPr>
        <w:pStyle w:val="RSCB02ArticleText"/>
      </w:pPr>
      <w:r>
        <w:t>The chemical industry plays a crucial role in our modern society, contributing significantly to various sectors such as manufacturing, agriculture</w:t>
      </w:r>
      <w:r w:rsidR="00A35A6E">
        <w:t>,</w:t>
      </w:r>
      <w:r>
        <w:t xml:space="preserve"> and healthcare. However, </w:t>
      </w:r>
      <w:r w:rsidR="007D74E2">
        <w:t>it is known as one of the</w:t>
      </w:r>
      <w:r w:rsidR="005D6D3B">
        <w:t xml:space="preserve"> </w:t>
      </w:r>
      <w:r w:rsidR="00E14A88">
        <w:t>hardest</w:t>
      </w:r>
      <w:r w:rsidR="007D74E2">
        <w:noBreakHyphen/>
        <w:t>to</w:t>
      </w:r>
      <w:r w:rsidR="007D74E2">
        <w:noBreakHyphen/>
        <w:t xml:space="preserve">abate sectors as </w:t>
      </w:r>
      <w:r>
        <w:t xml:space="preserve">it faces a critical challenge towards decarbonisation due to its </w:t>
      </w:r>
      <w:r w:rsidR="001E7B7E">
        <w:t>high energy</w:t>
      </w:r>
      <w:r w:rsidR="00FD3696">
        <w:noBreakHyphen/>
      </w:r>
      <w:r w:rsidR="001E7B7E">
        <w:t xml:space="preserve">intensive nature and </w:t>
      </w:r>
      <w:r>
        <w:t>heavy reliance on fossil fuels. This dependence further leads to 2 Gt CO</w:t>
      </w:r>
      <w:r w:rsidRPr="007017B7">
        <w:rPr>
          <w:vertAlign w:val="subscript"/>
        </w:rPr>
        <w:t>2</w:t>
      </w:r>
      <w:r w:rsidR="00844919">
        <w:t> yr</w:t>
      </w:r>
      <w:r w:rsidR="00844919" w:rsidRPr="00844919">
        <w:rPr>
          <w:vertAlign w:val="superscript"/>
        </w:rPr>
        <w:t>–1</w:t>
      </w:r>
      <w:r>
        <w:t xml:space="preserve">, accounting for 5% of the global emissions. Moreover, fossil fuels not only contribute to environmental concerns but also </w:t>
      </w:r>
      <w:r w:rsidR="00C20067">
        <w:t>expose</w:t>
      </w:r>
      <w:r>
        <w:t xml:space="preserve"> the industry to price volatility and supply chain disruptions.</w:t>
      </w:r>
      <w:r w:rsidR="007D74E2">
        <w:t xml:space="preserve"> </w:t>
      </w:r>
      <w:r>
        <w:t>Amid</w:t>
      </w:r>
      <w:r w:rsidR="007056D1">
        <w:t>st</w:t>
      </w:r>
      <w:r>
        <w:t xml:space="preserve"> the array of chemicals produced today, platform chemicals are </w:t>
      </w:r>
      <w:r w:rsidR="00E62906">
        <w:t>an</w:t>
      </w:r>
      <w:r>
        <w:t xml:space="preserve"> important subset that serve as key intermediates in the production of </w:t>
      </w:r>
      <w:r w:rsidR="00E95636">
        <w:t xml:space="preserve">a </w:t>
      </w:r>
      <w:r>
        <w:t xml:space="preserve">myriad of other </w:t>
      </w:r>
      <w:r w:rsidR="00CB6CBC">
        <w:t>products</w:t>
      </w:r>
      <w:r>
        <w:t>.</w:t>
      </w:r>
    </w:p>
    <w:p w14:paraId="02D688A3" w14:textId="4DBAF3FC" w:rsidR="006F4513" w:rsidRPr="00EA65A4" w:rsidRDefault="00EA65A4" w:rsidP="007A52A7">
      <w:pPr>
        <w:pStyle w:val="RSCB02ArticleText"/>
        <w:ind w:firstLine="284"/>
      </w:pPr>
      <w:r>
        <w:t>Hydrogen, ammonia, and methanol are three of the most crucial platform chemicals due to their versatility, holding immense significance. They serve as precursors for the production of high</w:t>
      </w:r>
      <w:r>
        <w:noBreakHyphen/>
        <w:t>value products with diverse applications that play a pivotal role in our daily lives. Hydrogen, in particular, can be utilised across various sectors, from fuel cells in transportation to industrial processes and energy storage. The annual demand for hydrogen stands at xx Mt yr</w:t>
      </w:r>
      <w:r w:rsidRPr="00EA65A4">
        <w:rPr>
          <w:vertAlign w:val="superscript"/>
        </w:rPr>
        <w:t>–1</w:t>
      </w:r>
      <w:r>
        <w:t xml:space="preserve"> and is projected to continue growing at an annual rate of xx%. Ammonia, on the other hand, </w:t>
      </w:r>
    </w:p>
    <w:p w14:paraId="35ED1D70" w14:textId="7ADF8D8E" w:rsidR="00AC5852" w:rsidRDefault="00AC5852" w:rsidP="00B018A2">
      <w:pPr>
        <w:pStyle w:val="RSCB04AHeadingSection"/>
      </w:pPr>
      <w:r>
        <w:t>Methods</w:t>
      </w:r>
    </w:p>
    <w:p w14:paraId="6D467C84" w14:textId="3445BE10" w:rsidR="00B018A2" w:rsidRDefault="00B018A2" w:rsidP="00B018A2">
      <w:pPr>
        <w:pStyle w:val="RSCB02ArticleText"/>
      </w:pPr>
      <w:r>
        <w:t>xxx</w:t>
      </w:r>
    </w:p>
    <w:p w14:paraId="4D773BD3" w14:textId="1DE8640D" w:rsidR="00AC5852" w:rsidRDefault="00AC5852" w:rsidP="00AF4737">
      <w:pPr>
        <w:pStyle w:val="RSCB04AHeadingSection"/>
      </w:pPr>
      <w:r>
        <w:t>Results and discussion</w:t>
      </w:r>
    </w:p>
    <w:p w14:paraId="7752F70C" w14:textId="2CB23CC5" w:rsidR="00B018A2" w:rsidRDefault="00B018A2" w:rsidP="00B018A2">
      <w:pPr>
        <w:pStyle w:val="RSCB02ArticleText"/>
      </w:pPr>
      <w:r>
        <w:t>xxx</w:t>
      </w:r>
    </w:p>
    <w:p w14:paraId="7F948B1F" w14:textId="760BBF94" w:rsidR="00E61949" w:rsidRDefault="00180ABE" w:rsidP="00AF4737">
      <w:pPr>
        <w:pStyle w:val="RSCB04AHeadingSection"/>
      </w:pPr>
      <w:r w:rsidRPr="00A61D3E">
        <w:t>Conclusions</w:t>
      </w:r>
    </w:p>
    <w:p w14:paraId="3BC17818" w14:textId="7DF340CE" w:rsidR="00B018A2" w:rsidRPr="00A61D3E" w:rsidRDefault="00B018A2" w:rsidP="00B018A2">
      <w:pPr>
        <w:pStyle w:val="RSCB02ArticleText"/>
      </w:pPr>
      <w:r>
        <w:t>xxx</w:t>
      </w:r>
    </w:p>
    <w:p w14:paraId="466E01EF" w14:textId="6139ECB5" w:rsidR="001925B0" w:rsidRDefault="001925B0" w:rsidP="001925B0">
      <w:pPr>
        <w:pStyle w:val="RSCB04AHeadingSection"/>
      </w:pPr>
      <w:r>
        <w:lastRenderedPageBreak/>
        <w:t>Author Contributions</w:t>
      </w:r>
    </w:p>
    <w:p w14:paraId="054D045F" w14:textId="5F0A0881" w:rsidR="001925B0" w:rsidRDefault="0048674F" w:rsidP="0048674F">
      <w:pPr>
        <w:pStyle w:val="RSCB02ArticleText"/>
      </w:pPr>
      <w:r>
        <w:t>AN: conceptualisation, methodology, visualisation, formal analysis, writing – original draft, writing – review and editing; IRI: conceptualisation, methodology, validation, writing – original draft, writing – review and editing; AM: conceptualisation, methodology, visualisation, writing – original draft, writing – review and editing; JPR: conceptualisation, writing – review and editing, supervision, and project administration</w:t>
      </w:r>
      <w:r w:rsidR="00E305E7">
        <w:t>; GGG: conceptualisation, validation, writing – original draft, writing – review and editing, supervision, and project administration.</w:t>
      </w:r>
    </w:p>
    <w:p w14:paraId="177CDB0E" w14:textId="30DD831C" w:rsidR="00C9557D" w:rsidRDefault="00C9557D" w:rsidP="00C9557D">
      <w:pPr>
        <w:pStyle w:val="RSCB04AHeadingSection"/>
      </w:pPr>
      <w:r>
        <w:t>Conflict</w:t>
      </w:r>
      <w:r w:rsidR="00F05C18">
        <w:t>s</w:t>
      </w:r>
      <w:r>
        <w:t xml:space="preserve"> of interest</w:t>
      </w:r>
    </w:p>
    <w:p w14:paraId="246AAD08" w14:textId="6C0A1B30" w:rsidR="00A05364" w:rsidRPr="00A05364" w:rsidRDefault="0019573E" w:rsidP="0048674F">
      <w:pPr>
        <w:pStyle w:val="RSCB02ArticleText"/>
      </w:pPr>
      <w:r>
        <w:t>There are no conflicts to declare.</w:t>
      </w:r>
    </w:p>
    <w:p w14:paraId="2B7CDDB1" w14:textId="22A5C954" w:rsidR="00FA2DA2" w:rsidRDefault="00FA2DA2" w:rsidP="00FA2DA2">
      <w:pPr>
        <w:pStyle w:val="RSCB04AHeadingSection"/>
      </w:pPr>
      <w:r>
        <w:t>Acknowledgements</w:t>
      </w:r>
    </w:p>
    <w:p w14:paraId="70519FF5" w14:textId="40C95827" w:rsidR="00FA2DA2" w:rsidRDefault="0019573E" w:rsidP="0048674F">
      <w:pPr>
        <w:pStyle w:val="RSCB02ArticleText"/>
      </w:pPr>
      <w:r>
        <w:t xml:space="preserve">This publication was created as part of NCCR Catalysis (grant number 180544), a National Centre of Competence in Research funded by the </w:t>
      </w:r>
      <w:r w:rsidRPr="0048674F">
        <w:t>Swiss</w:t>
      </w:r>
      <w:r>
        <w:t xml:space="preserve"> National Science Foundation.</w:t>
      </w:r>
    </w:p>
    <w:p w14:paraId="1892B867" w14:textId="3765F39F" w:rsidR="00D010E8" w:rsidRPr="0047645B" w:rsidRDefault="0019573E" w:rsidP="0048674F">
      <w:pPr>
        <w:pStyle w:val="RSCB04AHeadingSection"/>
        <w:rPr>
          <w:sz w:val="18"/>
          <w:szCs w:val="18"/>
        </w:rPr>
      </w:pPr>
      <w:r>
        <w:t>References</w:t>
      </w:r>
    </w:p>
    <w:p w14:paraId="62B4A3D5" w14:textId="77777777" w:rsidR="00832766" w:rsidRPr="00241ACD" w:rsidRDefault="00832766" w:rsidP="00241ACD">
      <w:pPr>
        <w:pStyle w:val="RSCF02FootnotestoTitleAuthors"/>
        <w:spacing w:line="200" w:lineRule="exact"/>
        <w:rPr>
          <w:sz w:val="18"/>
          <w:szCs w:val="18"/>
        </w:rPr>
      </w:pPr>
    </w:p>
    <w:sectPr w:rsidR="00832766" w:rsidRPr="00241ACD" w:rsidSect="00514CBA">
      <w:type w:val="continuous"/>
      <w:pgSz w:w="11907" w:h="16840" w:code="9"/>
      <w:pgMar w:top="1009" w:right="851" w:bottom="1758" w:left="851" w:header="851" w:footer="1049" w:gutter="0"/>
      <w:cols w:num="2" w:space="227"/>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artin Fernandez  Antonio José" w:date="2023-10-16T08:10:00Z" w:initials="AM">
    <w:p w14:paraId="6878ADFE" w14:textId="77777777" w:rsidR="00BC5B8D" w:rsidRDefault="00BC5B8D">
      <w:pPr>
        <w:pStyle w:val="CommentText"/>
      </w:pPr>
      <w:r>
        <w:rPr>
          <w:rStyle w:val="CommentReference"/>
        </w:rPr>
        <w:annotationRef/>
      </w:r>
      <w:r>
        <w:rPr>
          <w:lang w:val="es-ES"/>
        </w:rPr>
        <w:t>I still do not like the wording very much. Alternatives:</w:t>
      </w:r>
    </w:p>
    <w:p w14:paraId="78B7E49A" w14:textId="77777777" w:rsidR="00BC5B8D" w:rsidRDefault="00BC5B8D">
      <w:pPr>
        <w:pStyle w:val="CommentText"/>
      </w:pPr>
    </w:p>
    <w:p w14:paraId="41C9E766" w14:textId="77777777" w:rsidR="00BC5B8D" w:rsidRDefault="00BC5B8D">
      <w:pPr>
        <w:pStyle w:val="CommentText"/>
      </w:pPr>
      <w:r>
        <w:rPr>
          <w:lang w:val="es-ES"/>
        </w:rPr>
        <w:t>Climate policies driving environmental…</w:t>
      </w:r>
    </w:p>
    <w:p w14:paraId="79BF0CD7" w14:textId="77777777" w:rsidR="00BC5B8D" w:rsidRDefault="00BC5B8D">
      <w:pPr>
        <w:pStyle w:val="CommentText"/>
      </w:pPr>
      <w:r>
        <w:rPr>
          <w:lang w:val="es-ES"/>
        </w:rPr>
        <w:t>The nexus of climate policies and environmental sustainability in platform chemical production</w:t>
      </w:r>
    </w:p>
    <w:p w14:paraId="315C9DAD" w14:textId="77777777" w:rsidR="00BC5B8D" w:rsidRDefault="00BC5B8D">
      <w:pPr>
        <w:pStyle w:val="CommentText"/>
      </w:pPr>
      <w:r>
        <w:rPr>
          <w:lang w:val="es-ES"/>
        </w:rPr>
        <w:t>Climate policy pathways to environmentally sustainable platform chemical production</w:t>
      </w:r>
    </w:p>
    <w:p w14:paraId="32F229CA" w14:textId="77777777" w:rsidR="00BC5B8D" w:rsidRDefault="00BC5B8D" w:rsidP="002A23B8">
      <w:pPr>
        <w:pStyle w:val="CommentText"/>
      </w:pPr>
      <w:r>
        <w:rPr>
          <w:lang w:val="es-ES"/>
        </w:rPr>
        <w:t>The environmental evolution of platform chemical production induced by climate policies</w:t>
      </w:r>
    </w:p>
  </w:comment>
  <w:comment w:id="1" w:author="Martin Fernandez  Antonio José" w:date="2023-10-16T08:13:00Z" w:initials="AM">
    <w:p w14:paraId="4DABABDF" w14:textId="77777777" w:rsidR="00BC5B8D" w:rsidRDefault="00BC5B8D" w:rsidP="003E6435">
      <w:pPr>
        <w:pStyle w:val="CommentText"/>
      </w:pPr>
      <w:r>
        <w:rPr>
          <w:rStyle w:val="CommentReference"/>
        </w:rPr>
        <w:annotationRef/>
      </w:r>
      <w:r>
        <w:rPr>
          <w:lang w:val="es-ES"/>
        </w:rPr>
        <w:t>Here we should open with a general significance of platform chemicals and how their environmental impact is connected to climate policies. Later on we can say that we illustrate this point with H2, NH3, MeOH.</w:t>
      </w:r>
    </w:p>
  </w:comment>
  <w:comment w:id="7" w:author="Martin Fernandez  Antonio José" w:date="2023-10-16T08:19:00Z" w:initials="AM">
    <w:p w14:paraId="5E7F2796" w14:textId="77777777" w:rsidR="00BC5B8D" w:rsidRDefault="00BC5B8D" w:rsidP="00B742B1">
      <w:pPr>
        <w:pStyle w:val="CommentText"/>
      </w:pPr>
      <w:r>
        <w:rPr>
          <w:rStyle w:val="CommentReference"/>
        </w:rPr>
        <w:annotationRef/>
      </w:r>
      <w:r>
        <w:rPr>
          <w:lang w:val="es-ES"/>
        </w:rPr>
        <w:t>Here we should specifiy the 1.5, 2, and 3.5 ºC policies. It is nowhere</w:t>
      </w:r>
    </w:p>
  </w:comment>
  <w:comment w:id="19" w:author="Martin Fernandez  Antonio José" w:date="2023-10-16T08:20:00Z" w:initials="AM">
    <w:p w14:paraId="2BDEF166" w14:textId="77777777" w:rsidR="00BC5B8D" w:rsidRDefault="00BC5B8D" w:rsidP="001E6AF2">
      <w:pPr>
        <w:pStyle w:val="CommentText"/>
      </w:pPr>
      <w:r>
        <w:rPr>
          <w:rStyle w:val="CommentReference"/>
        </w:rPr>
        <w:annotationRef/>
      </w:r>
      <w:r>
        <w:rPr>
          <w:lang w:val="es-ES"/>
        </w:rPr>
        <w:t>Very nice!</w:t>
      </w:r>
    </w:p>
  </w:comment>
  <w:comment w:id="2" w:author="Martin Fernandez  Antonio José" w:date="2023-10-16T08:24:00Z" w:initials="AM">
    <w:p w14:paraId="738843B4" w14:textId="77777777" w:rsidR="0009139A" w:rsidRDefault="0009139A" w:rsidP="007D5C0C">
      <w:pPr>
        <w:pStyle w:val="CommentText"/>
      </w:pPr>
      <w:r>
        <w:rPr>
          <w:rStyle w:val="CommentReference"/>
        </w:rPr>
        <w:annotationRef/>
      </w:r>
      <w:r>
        <w:rPr>
          <w:lang w:val="es-ES"/>
        </w:rPr>
        <w:t>It is still a bit long. We should aim at 180 words or so. The first part can be cut a lot</w:t>
      </w:r>
    </w:p>
  </w:comment>
  <w:comment w:id="29" w:author="Martin Fernandez  Antonio José" w:date="2023-10-16T08:23:00Z" w:initials="AM">
    <w:p w14:paraId="4B65DFAE" w14:textId="6AC6620D" w:rsidR="0009139A" w:rsidRDefault="0009139A" w:rsidP="00963973">
      <w:pPr>
        <w:pStyle w:val="CommentText"/>
      </w:pPr>
      <w:r>
        <w:rPr>
          <w:rStyle w:val="CommentReference"/>
        </w:rPr>
        <w:annotationRef/>
      </w:r>
      <w:r>
        <w:rPr>
          <w:lang w:val="es-ES"/>
        </w:rPr>
        <w:t>We should also include somewhere some brief comments on the difference emanating from adopting different policies. It is nowhere</w:t>
      </w:r>
    </w:p>
  </w:comment>
  <w:comment w:id="30" w:author="Nabera  Abhinandan" w:date="2023-10-15T20:54:00Z" w:initials="NA">
    <w:p w14:paraId="354E30B6" w14:textId="5D11A400" w:rsidR="007B5F3F" w:rsidRDefault="007B5F3F">
      <w:pPr>
        <w:pStyle w:val="CommentText"/>
      </w:pPr>
      <w:r>
        <w:rPr>
          <w:rStyle w:val="CommentReference"/>
        </w:rPr>
        <w:annotationRef/>
      </w:r>
      <w:r>
        <w:t>Work in progress…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2F229CA" w15:done="0"/>
  <w15:commentEx w15:paraId="4DABABDF" w15:done="0"/>
  <w15:commentEx w15:paraId="5E7F2796" w15:done="0"/>
  <w15:commentEx w15:paraId="2BDEF166" w15:done="0"/>
  <w15:commentEx w15:paraId="738843B4" w15:done="0"/>
  <w15:commentEx w15:paraId="4B65DFAE" w15:done="0"/>
  <w15:commentEx w15:paraId="354E30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1DE1DF1" w16cex:dateUtc="2023-10-16T06:10:00Z"/>
  <w16cex:commentExtensible w16cex:durableId="215A5D5F" w16cex:dateUtc="2023-10-16T06:13:00Z"/>
  <w16cex:commentExtensible w16cex:durableId="3CA6BDC1" w16cex:dateUtc="2023-10-16T06:19:00Z"/>
  <w16cex:commentExtensible w16cex:durableId="5C5BA640" w16cex:dateUtc="2023-10-16T06:20:00Z"/>
  <w16cex:commentExtensible w16cex:durableId="245828AE" w16cex:dateUtc="2023-10-16T06:24:00Z"/>
  <w16cex:commentExtensible w16cex:durableId="03E54F1D" w16cex:dateUtc="2023-10-16T0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2F229CA" w16cid:durableId="41DE1DF1"/>
  <w16cid:commentId w16cid:paraId="4DABABDF" w16cid:durableId="215A5D5F"/>
  <w16cid:commentId w16cid:paraId="5E7F2796" w16cid:durableId="3CA6BDC1"/>
  <w16cid:commentId w16cid:paraId="2BDEF166" w16cid:durableId="5C5BA640"/>
  <w16cid:commentId w16cid:paraId="738843B4" w16cid:durableId="245828AE"/>
  <w16cid:commentId w16cid:paraId="4B65DFAE" w16cid:durableId="03E54F1D"/>
  <w16cid:commentId w16cid:paraId="354E30B6" w16cid:durableId="28D6CF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5F1EAA" w14:textId="77777777" w:rsidR="0065661D" w:rsidRDefault="0065661D" w:rsidP="00E547DB">
      <w:pPr>
        <w:spacing w:after="0" w:line="240" w:lineRule="auto"/>
      </w:pPr>
      <w:r>
        <w:separator/>
      </w:r>
    </w:p>
    <w:p w14:paraId="5F284F66" w14:textId="77777777" w:rsidR="0065661D" w:rsidRDefault="0065661D"/>
    <w:p w14:paraId="287AEE9F" w14:textId="77777777" w:rsidR="0065661D" w:rsidRDefault="0065661D"/>
    <w:p w14:paraId="0F211930" w14:textId="77777777" w:rsidR="0065661D" w:rsidRDefault="0065661D"/>
    <w:p w14:paraId="03D00E99" w14:textId="77777777" w:rsidR="0065661D" w:rsidRDefault="0065661D"/>
    <w:p w14:paraId="5FCCB3FC" w14:textId="77777777" w:rsidR="0065661D" w:rsidRDefault="0065661D"/>
  </w:endnote>
  <w:endnote w:type="continuationSeparator" w:id="0">
    <w:p w14:paraId="66A06522" w14:textId="77777777" w:rsidR="0065661D" w:rsidRDefault="0065661D" w:rsidP="00E547DB">
      <w:pPr>
        <w:spacing w:after="0" w:line="240" w:lineRule="auto"/>
      </w:pPr>
      <w:r>
        <w:continuationSeparator/>
      </w:r>
    </w:p>
    <w:p w14:paraId="3254AE95" w14:textId="77777777" w:rsidR="0065661D" w:rsidRDefault="0065661D"/>
    <w:p w14:paraId="75BA4CD0" w14:textId="77777777" w:rsidR="0065661D" w:rsidRDefault="0065661D"/>
    <w:p w14:paraId="0721BABB" w14:textId="77777777" w:rsidR="0065661D" w:rsidRDefault="0065661D"/>
    <w:p w14:paraId="34055274" w14:textId="77777777" w:rsidR="0065661D" w:rsidRDefault="0065661D"/>
    <w:p w14:paraId="4B3900A9" w14:textId="77777777" w:rsidR="0065661D" w:rsidRDefault="006566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AA21391-EB80-4F59-BD65-E1ECC57091A0}"/>
    <w:embedBold r:id="rId2" w:fontKey="{770626F1-072A-4A74-8284-9E0C6B9B34F4}"/>
    <w:embedItalic r:id="rId3" w:fontKey="{65DA28FF-C84A-4B7E-87CC-DE390DC1AB6B}"/>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4" w:fontKey="{F49D0772-EEC3-40B5-8970-AFD8C0839E0F}"/>
  </w:font>
  <w:font w:name="Cambria">
    <w:panose1 w:val="02040503050406030204"/>
    <w:charset w:val="00"/>
    <w:family w:val="roman"/>
    <w:pitch w:val="variable"/>
    <w:sig w:usb0="E00006FF" w:usb1="420024FF" w:usb2="02000000" w:usb3="00000000" w:csb0="0000019F" w:csb1="00000000"/>
    <w:embedRegular r:id="rId5" w:fontKey="{50ADE351-985E-48D1-8166-56D5D16892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87C395" w14:textId="2C8FD6AD" w:rsidR="00E70DCE" w:rsidRPr="006602F1" w:rsidRDefault="00E70DCE" w:rsidP="00D45ADF">
    <w:pPr>
      <w:pStyle w:val="Footer"/>
      <w:tabs>
        <w:tab w:val="clear" w:pos="4513"/>
        <w:tab w:val="clear" w:pos="9026"/>
        <w:tab w:val="right" w:pos="10206"/>
      </w:tabs>
      <w:spacing w:before="480"/>
      <w:rPr>
        <w:spacing w:val="10"/>
        <w:sz w:val="16"/>
        <w:szCs w:val="16"/>
      </w:rPr>
    </w:pPr>
    <w:r w:rsidRPr="006602F1">
      <w:rPr>
        <w:b/>
        <w:spacing w:val="10"/>
        <w:sz w:val="16"/>
        <w:szCs w:val="16"/>
      </w:rPr>
      <w:fldChar w:fldCharType="begin"/>
    </w:r>
    <w:r w:rsidRPr="006602F1">
      <w:rPr>
        <w:b/>
        <w:spacing w:val="10"/>
        <w:sz w:val="16"/>
        <w:szCs w:val="16"/>
      </w:rPr>
      <w:instrText xml:space="preserve"> PAGE   \* MERGEFORMAT </w:instrText>
    </w:r>
    <w:r w:rsidRPr="006602F1">
      <w:rPr>
        <w:b/>
        <w:spacing w:val="10"/>
        <w:sz w:val="16"/>
        <w:szCs w:val="16"/>
      </w:rPr>
      <w:fldChar w:fldCharType="separate"/>
    </w:r>
    <w:r w:rsidR="00832766">
      <w:rPr>
        <w:b/>
        <w:noProof/>
        <w:spacing w:val="10"/>
        <w:sz w:val="16"/>
        <w:szCs w:val="16"/>
      </w:rPr>
      <w:t>2</w:t>
    </w:r>
    <w:r w:rsidRPr="006602F1">
      <w:rPr>
        <w:b/>
        <w:noProof/>
        <w:spacing w:val="10"/>
        <w:sz w:val="16"/>
        <w:szCs w:val="16"/>
      </w:rPr>
      <w:fldChar w:fldCharType="end"/>
    </w:r>
    <w:r w:rsidRPr="006602F1">
      <w:rPr>
        <w:noProof/>
        <w:spacing w:val="10"/>
        <w:sz w:val="16"/>
        <w:szCs w:val="16"/>
      </w:rPr>
      <w:t xml:space="preserve"> | </w:t>
    </w:r>
    <w:r w:rsidR="005E61AB">
      <w:rPr>
        <w:i/>
        <w:noProof/>
        <w:spacing w:val="10"/>
        <w:sz w:val="16"/>
        <w:szCs w:val="16"/>
      </w:rPr>
      <w:t>Green Chem.,</w:t>
    </w:r>
    <w:r w:rsidRPr="006602F1">
      <w:rPr>
        <w:noProof/>
        <w:spacing w:val="10"/>
        <w:sz w:val="16"/>
        <w:szCs w:val="16"/>
      </w:rPr>
      <w:t xml:space="preserve"> </w:t>
    </w:r>
    <w:r w:rsidR="005E61AB">
      <w:rPr>
        <w:noProof/>
        <w:spacing w:val="10"/>
        <w:sz w:val="16"/>
        <w:szCs w:val="16"/>
      </w:rPr>
      <w:t>2023</w:t>
    </w:r>
    <w:r w:rsidRPr="006602F1">
      <w:rPr>
        <w:noProof/>
        <w:spacing w:val="10"/>
        <w:sz w:val="16"/>
        <w:szCs w:val="16"/>
      </w:rPr>
      <w:t xml:space="preserve">, </w:t>
    </w:r>
    <w:r w:rsidRPr="006602F1">
      <w:rPr>
        <w:b/>
        <w:noProof/>
        <w:spacing w:val="10"/>
        <w:sz w:val="16"/>
        <w:szCs w:val="16"/>
      </w:rPr>
      <w:t>00</w:t>
    </w:r>
    <w:r w:rsidRPr="006602F1">
      <w:rPr>
        <w:noProof/>
        <w:spacing w:val="10"/>
        <w:sz w:val="16"/>
        <w:szCs w:val="16"/>
      </w:rPr>
      <w:t>, 1-3</w:t>
    </w:r>
    <w:r w:rsidR="004877C8" w:rsidRPr="006602F1">
      <w:rPr>
        <w:noProof/>
        <w:spacing w:val="10"/>
        <w:sz w:val="16"/>
        <w:szCs w:val="16"/>
      </w:rPr>
      <w:tab/>
    </w:r>
    <w:r w:rsidR="004877C8" w:rsidRPr="00AC3BF2">
      <w:rPr>
        <w:noProof/>
        <w:spacing w:val="2"/>
        <w:sz w:val="16"/>
        <w:szCs w:val="16"/>
      </w:rPr>
      <w:t xml:space="preserve">This journal is </w:t>
    </w:r>
    <w:r w:rsidR="004877C8" w:rsidRPr="00AC3BF2">
      <w:rPr>
        <w:rFonts w:cstheme="minorHAnsi"/>
        <w:noProof/>
        <w:spacing w:val="2"/>
        <w:sz w:val="16"/>
        <w:szCs w:val="16"/>
      </w:rPr>
      <w:t>©</w:t>
    </w:r>
    <w:r w:rsidR="004877C8" w:rsidRPr="00AC3BF2">
      <w:rPr>
        <w:noProof/>
        <w:spacing w:val="2"/>
        <w:sz w:val="16"/>
        <w:szCs w:val="16"/>
      </w:rPr>
      <w:t xml:space="preserve"> The Royal Society of Chemistry 20</w:t>
    </w:r>
    <w:r w:rsidR="0057327C">
      <w:rPr>
        <w:noProof/>
        <w:spacing w:val="2"/>
        <w:sz w:val="16"/>
        <w:szCs w:val="16"/>
      </w:rPr>
      <w:t>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CC148E" w14:textId="77777777" w:rsidR="004877C8" w:rsidRPr="006602F1" w:rsidRDefault="00180ABE" w:rsidP="00D45ADF">
    <w:pPr>
      <w:pStyle w:val="Footer"/>
      <w:tabs>
        <w:tab w:val="clear" w:pos="4513"/>
        <w:tab w:val="clear" w:pos="9026"/>
        <w:tab w:val="right" w:pos="10205"/>
      </w:tabs>
      <w:spacing w:before="480"/>
      <w:rPr>
        <w:sz w:val="16"/>
        <w:szCs w:val="16"/>
      </w:rPr>
    </w:pP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w:t>
    </w:r>
    <w:r>
      <w:rPr>
        <w:noProof/>
        <w:spacing w:val="2"/>
        <w:sz w:val="16"/>
        <w:szCs w:val="16"/>
      </w:rPr>
      <w:t xml:space="preserve"> Royal Society of Chemistry 20xx</w:t>
    </w:r>
    <w:r>
      <w:rPr>
        <w:i/>
        <w:noProof/>
        <w:spacing w:val="10"/>
        <w:sz w:val="16"/>
        <w:szCs w:val="16"/>
      </w:rPr>
      <w:tab/>
      <w:t>J</w:t>
    </w:r>
    <w:r w:rsidRPr="002C0803">
      <w:rPr>
        <w:i/>
        <w:noProof/>
        <w:spacing w:val="10"/>
        <w:sz w:val="16"/>
        <w:szCs w:val="16"/>
      </w:rPr>
      <w:t xml:space="preserve">. </w:t>
    </w:r>
    <w:r>
      <w:rPr>
        <w:i/>
        <w:noProof/>
        <w:spacing w:val="10"/>
        <w:sz w:val="16"/>
        <w:szCs w:val="16"/>
      </w:rPr>
      <w:t>Name</w:t>
    </w:r>
    <w:r w:rsidRPr="002C0803">
      <w:rPr>
        <w:noProof/>
        <w:spacing w:val="10"/>
        <w:sz w:val="16"/>
        <w:szCs w:val="16"/>
      </w:rPr>
      <w:t>., 201</w:t>
    </w:r>
    <w:r>
      <w:rPr>
        <w:noProof/>
        <w:spacing w:val="10"/>
        <w:sz w:val="16"/>
        <w:szCs w:val="16"/>
      </w:rPr>
      <w:t>3</w:t>
    </w:r>
    <w:r w:rsidRPr="002C0803">
      <w:rPr>
        <w:noProof/>
        <w:spacing w:val="10"/>
        <w:sz w:val="16"/>
        <w:szCs w:val="16"/>
      </w:rPr>
      <w:t xml:space="preserve">, </w:t>
    </w:r>
    <w:r w:rsidRPr="002C0803">
      <w:rPr>
        <w:b/>
        <w:noProof/>
        <w:spacing w:val="10"/>
        <w:sz w:val="16"/>
        <w:szCs w:val="16"/>
      </w:rPr>
      <w:t>00</w:t>
    </w:r>
    <w:r w:rsidRPr="002C0803">
      <w:rPr>
        <w:noProof/>
        <w:spacing w:val="10"/>
        <w:sz w:val="16"/>
        <w:szCs w:val="16"/>
      </w:rPr>
      <w:t>, 1-3</w:t>
    </w:r>
    <w:r w:rsidRPr="002C0803">
      <w:rPr>
        <w:spacing w:val="10"/>
        <w:sz w:val="16"/>
        <w:szCs w:val="16"/>
      </w:rPr>
      <w:t xml:space="preserve"> | </w:t>
    </w:r>
    <w:r w:rsidRPr="008C1387">
      <w:rPr>
        <w:b/>
        <w:spacing w:val="10"/>
        <w:sz w:val="16"/>
        <w:szCs w:val="16"/>
      </w:rPr>
      <w:fldChar w:fldCharType="begin"/>
    </w:r>
    <w:r w:rsidRPr="008C1387">
      <w:rPr>
        <w:b/>
        <w:spacing w:val="10"/>
        <w:sz w:val="16"/>
        <w:szCs w:val="16"/>
      </w:rPr>
      <w:instrText xml:space="preserve"> PAGE   \* MERGEFORMAT </w:instrText>
    </w:r>
    <w:r w:rsidRPr="008C1387">
      <w:rPr>
        <w:b/>
        <w:spacing w:val="10"/>
        <w:sz w:val="16"/>
        <w:szCs w:val="16"/>
      </w:rPr>
      <w:fldChar w:fldCharType="separate"/>
    </w:r>
    <w:r w:rsidR="00F157DD">
      <w:rPr>
        <w:b/>
        <w:noProof/>
        <w:spacing w:val="10"/>
        <w:sz w:val="16"/>
        <w:szCs w:val="16"/>
      </w:rPr>
      <w:t>3</w:t>
    </w:r>
    <w:r w:rsidRPr="008C1387">
      <w:rPr>
        <w:b/>
        <w:noProof/>
        <w:spacing w:val="1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2C4DD8" w14:textId="77777777" w:rsidR="00E70DCE" w:rsidRPr="006602F1" w:rsidRDefault="00514CBA" w:rsidP="00D45ADF">
    <w:pPr>
      <w:pStyle w:val="Footer"/>
      <w:tabs>
        <w:tab w:val="clear" w:pos="4513"/>
        <w:tab w:val="clear" w:pos="9026"/>
        <w:tab w:val="right" w:pos="10206"/>
      </w:tabs>
      <w:spacing w:before="480"/>
      <w:rPr>
        <w:sz w:val="16"/>
        <w:szCs w:val="16"/>
      </w:rPr>
    </w:pPr>
    <w:r>
      <w:rPr>
        <w:noProof/>
        <w:lang w:eastAsia="en-GB"/>
      </w:rPr>
      <mc:AlternateContent>
        <mc:Choice Requires="wps">
          <w:drawing>
            <wp:anchor distT="0" distB="0" distL="114300" distR="114300" simplePos="0" relativeHeight="251664384" behindDoc="0" locked="0" layoutInCell="1" allowOverlap="1" wp14:anchorId="70BDE793" wp14:editId="4069E006">
              <wp:simplePos x="0" y="0"/>
              <wp:positionH relativeFrom="column">
                <wp:align>center</wp:align>
              </wp:positionH>
              <wp:positionV relativeFrom="page">
                <wp:align>bottom</wp:align>
              </wp:positionV>
              <wp:extent cx="7700400" cy="396000"/>
              <wp:effectExtent l="0" t="0" r="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BD3FB71" w14:textId="77777777" w:rsidR="00514CBA" w:rsidRPr="00F20A7C" w:rsidRDefault="00514CBA"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70BDE793" id="_x0000_t202" coordsize="21600,21600" o:spt="202" path="m,l,21600r21600,l21600,xe">
              <v:stroke joinstyle="miter"/>
              <v:path gradientshapeok="t" o:connecttype="rect"/>
            </v:shapetype>
            <v:shape id="_x0000_s1032" type="#_x0000_t202" style="position:absolute;margin-left:0;margin-top:0;width:606.35pt;height:31.2pt;z-index:251664384;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" fillcolor="#a5a5a5 [2092]" stroked="f">
              <v:textbox>
                <w:txbxContent>
                  <w:p w14:paraId="2BD3FB71" w14:textId="77777777" w:rsidR="00514CBA" w:rsidRPr="00F20A7C" w:rsidRDefault="00514CBA"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v:textbox>
              <w10:wrap anchory="page"/>
            </v:shape>
          </w:pict>
        </mc:Fallback>
      </mc:AlternateContent>
    </w:r>
    <w:r w:rsidR="00E70DCE" w:rsidRPr="006602F1">
      <w:rPr>
        <w:i/>
        <w:noProof/>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AAF39F" w14:textId="77777777" w:rsidR="0065661D" w:rsidRDefault="0065661D" w:rsidP="00E547DB">
      <w:pPr>
        <w:spacing w:after="0" w:line="240" w:lineRule="auto"/>
      </w:pPr>
      <w:r>
        <w:separator/>
      </w:r>
    </w:p>
    <w:p w14:paraId="1250F6DA" w14:textId="77777777" w:rsidR="0065661D" w:rsidRDefault="0065661D"/>
    <w:p w14:paraId="471AC5BD" w14:textId="77777777" w:rsidR="0065661D" w:rsidRDefault="0065661D"/>
    <w:p w14:paraId="6920B481" w14:textId="77777777" w:rsidR="0065661D" w:rsidRDefault="0065661D"/>
    <w:p w14:paraId="26B9B8B1" w14:textId="77777777" w:rsidR="0065661D" w:rsidRDefault="0065661D"/>
    <w:p w14:paraId="3DEF337F" w14:textId="77777777" w:rsidR="0065661D" w:rsidRDefault="0065661D"/>
  </w:footnote>
  <w:footnote w:type="continuationSeparator" w:id="0">
    <w:p w14:paraId="74E88FEA" w14:textId="77777777" w:rsidR="0065661D" w:rsidRDefault="0065661D" w:rsidP="00E547DB">
      <w:pPr>
        <w:spacing w:after="0" w:line="240" w:lineRule="auto"/>
      </w:pPr>
      <w:r>
        <w:continuationSeparator/>
      </w:r>
    </w:p>
    <w:p w14:paraId="18E607BC" w14:textId="77777777" w:rsidR="0065661D" w:rsidRDefault="0065661D"/>
    <w:p w14:paraId="4BC3775C" w14:textId="77777777" w:rsidR="0065661D" w:rsidRDefault="0065661D"/>
    <w:p w14:paraId="24C6E9E0" w14:textId="77777777" w:rsidR="0065661D" w:rsidRDefault="0065661D"/>
    <w:p w14:paraId="7E070DF6" w14:textId="77777777" w:rsidR="0065661D" w:rsidRDefault="0065661D"/>
    <w:p w14:paraId="6FAFA388" w14:textId="77777777" w:rsidR="0065661D" w:rsidRDefault="006566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5D6BB" w14:textId="19714461" w:rsidR="009316A6" w:rsidRPr="00E70DCE" w:rsidRDefault="00514CBA" w:rsidP="00D45ADF">
    <w:pPr>
      <w:pStyle w:val="Header"/>
      <w:tabs>
        <w:tab w:val="clear" w:pos="4513"/>
        <w:tab w:val="clear" w:pos="9026"/>
        <w:tab w:val="right" w:pos="10206"/>
      </w:tabs>
      <w:spacing w:after="240"/>
      <w:rPr>
        <w:rFonts w:cstheme="minorHAnsi"/>
        <w:color w:val="999999"/>
        <w:sz w:val="20"/>
        <w:szCs w:val="20"/>
      </w:rPr>
    </w:pPr>
    <w:r>
      <w:rPr>
        <w:noProof/>
        <w:lang w:eastAsia="en-GB"/>
      </w:rPr>
      <mc:AlternateContent>
        <mc:Choice Requires="wps">
          <w:drawing>
            <wp:anchor distT="0" distB="0" distL="114300" distR="114300" simplePos="0" relativeHeight="251668480" behindDoc="0" locked="0" layoutInCell="1" allowOverlap="1" wp14:anchorId="13524EC0" wp14:editId="57A3D1D9">
              <wp:simplePos x="0" y="0"/>
              <wp:positionH relativeFrom="column">
                <wp:align>center</wp:align>
              </wp:positionH>
              <wp:positionV relativeFrom="page">
                <wp:align>bottom</wp:align>
              </wp:positionV>
              <wp:extent cx="7700400" cy="396000"/>
              <wp:effectExtent l="0" t="0" r="0" b="444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3C389A26"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13524EC0" id="_x0000_t202" coordsize="21600,21600" o:spt="202" path="m,l,21600r21600,l21600,xe">
              <v:stroke joinstyle="miter"/>
              <v:path gradientshapeok="t" o:connecttype="rect"/>
            </v:shapetype>
            <v:shape id="_x0000_s1027" type="#_x0000_t202" style="position:absolute;margin-left:0;margin-top:0;width:606.35pt;height:31.2pt;z-index:25166848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" fillcolor="#a5a5a5 [2092]" stroked="f">
              <v:textbox>
                <w:txbxContent>
                  <w:p w14:paraId="3C389A26"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noProof/>
        <w:lang w:eastAsia="en-GB"/>
      </w:rPr>
      <mc:AlternateContent>
        <mc:Choice Requires="wps">
          <w:drawing>
            <wp:anchor distT="0" distB="0" distL="114300" distR="114300" simplePos="0" relativeHeight="251666432" behindDoc="0" locked="0" layoutInCell="1" allowOverlap="1" wp14:anchorId="42B65137" wp14:editId="67568D96">
              <wp:simplePos x="0" y="0"/>
              <wp:positionH relativeFrom="column">
                <wp:align>center</wp:align>
              </wp:positionH>
              <wp:positionV relativeFrom="page">
                <wp:align>top</wp:align>
              </wp:positionV>
              <wp:extent cx="7700400" cy="396000"/>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A3F4DC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42B65137" id="_x0000_s1028" type="#_x0000_t202" style="position:absolute;margin-left:0;margin-top:0;width:606.35pt;height:31.2pt;z-index:251666432;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" fillcolor="#a5a5a5 [2092]" stroked="f">
              <v:textbox>
                <w:txbxContent>
                  <w:p w14:paraId="2A3F4DC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F157DD">
      <w:rPr>
        <w:rFonts w:cstheme="minorHAnsi"/>
        <w:b/>
        <w:color w:val="999999"/>
        <w:sz w:val="20"/>
        <w:szCs w:val="20"/>
      </w:rPr>
      <w:t>ARTICLE</w:t>
    </w:r>
    <w:r w:rsidR="0052630A" w:rsidRPr="00E70DCE">
      <w:rPr>
        <w:rFonts w:cstheme="minorHAnsi"/>
        <w:color w:val="999999"/>
        <w:sz w:val="20"/>
        <w:szCs w:val="20"/>
      </w:rPr>
      <w:tab/>
    </w:r>
    <w:r w:rsidR="005E61AB">
      <w:rPr>
        <w:rFonts w:cstheme="minorHAnsi"/>
        <w:b/>
        <w:color w:val="999999"/>
        <w:sz w:val="20"/>
        <w:szCs w:val="20"/>
      </w:rPr>
      <w:t>Green Chemistry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68EC0D" w14:textId="77777777" w:rsidR="009316A6" w:rsidRPr="009316A6" w:rsidRDefault="00514CBA" w:rsidP="00D45ADF">
    <w:pPr>
      <w:pStyle w:val="Header"/>
      <w:tabs>
        <w:tab w:val="clear" w:pos="4513"/>
        <w:tab w:val="clear" w:pos="9026"/>
        <w:tab w:val="right" w:pos="10206"/>
      </w:tabs>
      <w:spacing w:after="240"/>
      <w:rPr>
        <w:rFonts w:cstheme="minorHAnsi"/>
        <w:b/>
        <w:color w:val="999999"/>
        <w:sz w:val="20"/>
        <w:szCs w:val="20"/>
      </w:rPr>
    </w:pPr>
    <w:r>
      <w:rPr>
        <w:noProof/>
        <w:lang w:eastAsia="en-GB"/>
      </w:rPr>
      <mc:AlternateContent>
        <mc:Choice Requires="wps">
          <w:drawing>
            <wp:anchor distT="0" distB="0" distL="114300" distR="114300" simplePos="0" relativeHeight="251672576" behindDoc="0" locked="0" layoutInCell="1" allowOverlap="1" wp14:anchorId="7E828ED4" wp14:editId="71AE44F6">
              <wp:simplePos x="0" y="0"/>
              <wp:positionH relativeFrom="column">
                <wp:align>center</wp:align>
              </wp:positionH>
              <wp:positionV relativeFrom="page">
                <wp:align>bottom</wp:align>
              </wp:positionV>
              <wp:extent cx="7700400" cy="399600"/>
              <wp:effectExtent l="0" t="0" r="0" b="63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0E9A329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7E828ED4" id="_x0000_t202" coordsize="21600,21600" o:spt="202" path="m,l,21600r21600,l21600,xe">
              <v:stroke joinstyle="miter"/>
              <v:path gradientshapeok="t" o:connecttype="rect"/>
            </v:shapetype>
            <v:shape id="_x0000_s1029" type="#_x0000_t202" style="position:absolute;margin-left:0;margin-top:0;width:606.35pt;height:31.45pt;z-index:251672576;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" fillcolor="#a5a5a5 [2092]" stroked="f">
              <v:textbox>
                <w:txbxContent>
                  <w:p w14:paraId="0E9A329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46BDF">
      <w:rPr>
        <w:rFonts w:cstheme="minorHAnsi"/>
        <w:b/>
        <w:color w:val="999999"/>
        <w:sz w:val="20"/>
        <w:szCs w:val="20"/>
      </w:rPr>
      <w:t>Journal Name</w:t>
    </w:r>
    <w:r>
      <w:rPr>
        <w:noProof/>
        <w:lang w:eastAsia="en-GB"/>
      </w:rPr>
      <mc:AlternateContent>
        <mc:Choice Requires="wps">
          <w:drawing>
            <wp:anchor distT="0" distB="0" distL="114300" distR="114300" simplePos="0" relativeHeight="251670528" behindDoc="0" locked="0" layoutInCell="1" allowOverlap="1" wp14:anchorId="45988B93" wp14:editId="082F6A23">
              <wp:simplePos x="0" y="0"/>
              <wp:positionH relativeFrom="column">
                <wp:align>center</wp:align>
              </wp:positionH>
              <wp:positionV relativeFrom="page">
                <wp:align>top</wp:align>
              </wp:positionV>
              <wp:extent cx="7700400" cy="4248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424800"/>
                      </a:xfrm>
                      <a:prstGeom prst="rect">
                        <a:avLst/>
                      </a:prstGeom>
                      <a:solidFill>
                        <a:schemeClr val="bg1">
                          <a:lumMod val="65000"/>
                        </a:schemeClr>
                      </a:solidFill>
                      <a:ln w="9525">
                        <a:noFill/>
                        <a:miter lim="800000"/>
                        <a:headEnd/>
                        <a:tailEnd/>
                      </a:ln>
                    </wps:spPr>
                    <wps:txbx>
                      <w:txbxContent>
                        <w:p w14:paraId="390D4CCD"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45988B93" id="_x0000_s1030" type="#_x0000_t202" style="position:absolute;margin-left:0;margin-top:0;width:606.35pt;height:33.45pt;z-index:251670528;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" fillcolor="#a5a5a5 [2092]" stroked="f">
              <v:textbox>
                <w:txbxContent>
                  <w:p w14:paraId="390D4CCD"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46BDF">
      <w:rPr>
        <w:rFonts w:cstheme="minorHAnsi"/>
        <w:b/>
        <w:color w:val="999999"/>
        <w:sz w:val="20"/>
        <w:szCs w:val="20"/>
      </w:rPr>
      <w:ptab w:relativeTo="margin" w:alignment="right" w:leader="none"/>
    </w:r>
    <w:r w:rsidR="00E46BDF" w:rsidRPr="00E46BDF">
      <w:rPr>
        <w:rFonts w:cstheme="minorHAnsi"/>
        <w:b/>
        <w:color w:val="999999"/>
        <w:sz w:val="20"/>
        <w:szCs w:val="20"/>
      </w:rPr>
      <w:t xml:space="preserve"> </w:t>
    </w:r>
    <w:r w:rsidR="00F157DD">
      <w:rPr>
        <w:rFonts w:cstheme="minorHAnsi"/>
        <w:b/>
        <w:color w:val="999999"/>
        <w:sz w:val="20"/>
        <w:szCs w:val="20"/>
      </w:rPr>
      <w:t>ARTICLE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27CF2" w14:textId="77777777" w:rsidR="00180ABE" w:rsidRDefault="00514CBA" w:rsidP="00180ABE">
    <w:pPr>
      <w:pStyle w:val="Header"/>
      <w:shd w:val="clear" w:color="auto" w:fill="FFFFFF" w:themeFill="background1"/>
      <w:tabs>
        <w:tab w:val="clear" w:pos="4513"/>
        <w:tab w:val="clear" w:pos="9026"/>
        <w:tab w:val="right" w:pos="10205"/>
      </w:tabs>
      <w:spacing w:after="240"/>
      <w:rPr>
        <w:b/>
        <w:noProof/>
        <w:sz w:val="32"/>
        <w:szCs w:val="32"/>
        <w:lang w:eastAsia="en-GB"/>
      </w:rPr>
    </w:pPr>
    <w:r>
      <w:rPr>
        <w:noProof/>
        <w:lang w:eastAsia="en-GB"/>
      </w:rPr>
      <mc:AlternateContent>
        <mc:Choice Requires="wps">
          <w:drawing>
            <wp:anchor distT="0" distB="0" distL="114300" distR="114300" simplePos="0" relativeHeight="251662336" behindDoc="0" locked="0" layoutInCell="1" allowOverlap="1" wp14:anchorId="1E076B20" wp14:editId="1DA57D20">
              <wp:simplePos x="0" y="0"/>
              <wp:positionH relativeFrom="column">
                <wp:align>center</wp:align>
              </wp:positionH>
              <wp:positionV relativeFrom="page">
                <wp:align>top</wp:align>
              </wp:positionV>
              <wp:extent cx="7700400" cy="399600"/>
              <wp:effectExtent l="0" t="0" r="0" b="63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40D533DE"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1E076B20" id="_x0000_t202" coordsize="21600,21600" o:spt="202" path="m,l,21600r21600,l21600,xe">
              <v:stroke joinstyle="miter"/>
              <v:path gradientshapeok="t" o:connecttype="rect"/>
            </v:shapetype>
            <v:shape id="_x0000_s1031" type="#_x0000_t202" style="position:absolute;margin-left:0;margin-top:0;width:606.35pt;height:31.45pt;z-index:251662336;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" fillcolor="#a5a5a5 [2092]" stroked="f">
              <v:textbox>
                <w:txbxContent>
                  <w:p w14:paraId="40D533DE"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180ABE">
      <w:rPr>
        <w:b/>
        <w:sz w:val="32"/>
        <w:szCs w:val="32"/>
      </w:rPr>
      <w:tab/>
    </w:r>
  </w:p>
  <w:p w14:paraId="25301B85" w14:textId="77777777" w:rsidR="00BA42DD" w:rsidRDefault="00BA42DD" w:rsidP="00180ABE">
    <w:pPr>
      <w:pStyle w:val="Header"/>
      <w:shd w:val="clear" w:color="auto" w:fill="FFFFFF" w:themeFill="background1"/>
      <w:tabs>
        <w:tab w:val="clear" w:pos="4513"/>
        <w:tab w:val="clear" w:pos="9026"/>
        <w:tab w:val="right" w:pos="10205"/>
      </w:tabs>
      <w:spacing w:after="240"/>
      <w:rPr>
        <w:b/>
        <w:sz w:val="32"/>
        <w:szCs w:val="32"/>
      </w:rPr>
    </w:pPr>
  </w:p>
  <w:p w14:paraId="419C7B5B" w14:textId="77777777" w:rsidR="00180ABE" w:rsidRPr="00180ABE" w:rsidRDefault="00B70B18" w:rsidP="00180ABE">
    <w:pPr>
      <w:pStyle w:val="Header"/>
      <w:pBdr>
        <w:top w:val="single" w:sz="4" w:space="9" w:color="9CB8C7"/>
        <w:left w:val="single" w:sz="4" w:space="6" w:color="9CB8C7"/>
        <w:bottom w:val="single" w:sz="4" w:space="9" w:color="9CB8C7"/>
        <w:right w:val="single" w:sz="4" w:space="6" w:color="9CB8C7"/>
      </w:pBdr>
      <w:shd w:val="clear" w:color="auto" w:fill="9CB8C7"/>
      <w:spacing w:after="240"/>
      <w:ind w:left="170" w:right="170"/>
      <w:rPr>
        <w:rFonts w:cstheme="minorHAnsi"/>
        <w:color w:val="FFFFFF" w:themeColor="background1"/>
        <w:sz w:val="32"/>
        <w:szCs w:val="32"/>
      </w:rPr>
    </w:pPr>
    <w:r>
      <w:rPr>
        <w:rFonts w:cstheme="minorHAnsi"/>
        <w:color w:val="FFFFFF" w:themeColor="background1"/>
        <w:sz w:val="32"/>
        <w:szCs w:val="32"/>
      </w:rPr>
      <w:t>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7A02B7"/>
    <w:multiLevelType w:val="hybridMultilevel"/>
    <w:tmpl w:val="1A9AFC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F15A1D"/>
    <w:multiLevelType w:val="hybridMultilevel"/>
    <w:tmpl w:val="F1DE7148"/>
    <w:lvl w:ilvl="0" w:tplc="F350F36A">
      <w:start w:val="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CE18C1"/>
    <w:multiLevelType w:val="hybridMultilevel"/>
    <w:tmpl w:val="AD169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F16241"/>
    <w:multiLevelType w:val="hybridMultilevel"/>
    <w:tmpl w:val="3F620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BA19DE"/>
    <w:multiLevelType w:val="hybridMultilevel"/>
    <w:tmpl w:val="29A8A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DE4064A"/>
    <w:multiLevelType w:val="hybridMultilevel"/>
    <w:tmpl w:val="CFE8A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BCD4D4E"/>
    <w:multiLevelType w:val="hybridMultilevel"/>
    <w:tmpl w:val="C8C00290"/>
    <w:lvl w:ilvl="0" w:tplc="C40CADE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DD5E67"/>
    <w:multiLevelType w:val="hybridMultilevel"/>
    <w:tmpl w:val="918C1248"/>
    <w:lvl w:ilvl="0" w:tplc="F11A06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A2E7F39"/>
    <w:multiLevelType w:val="hybridMultilevel"/>
    <w:tmpl w:val="14BA6562"/>
    <w:lvl w:ilvl="0" w:tplc="98B861D8">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5"/>
  </w:num>
  <w:num w:numId="4">
    <w:abstractNumId w:val="10"/>
  </w:num>
  <w:num w:numId="5">
    <w:abstractNumId w:val="9"/>
  </w:num>
  <w:num w:numId="6">
    <w:abstractNumId w:val="2"/>
  </w:num>
  <w:num w:numId="7">
    <w:abstractNumId w:val="7"/>
  </w:num>
  <w:num w:numId="8">
    <w:abstractNumId w:val="3"/>
  </w:num>
  <w:num w:numId="9">
    <w:abstractNumId w:val="1"/>
  </w:num>
  <w:num w:numId="10">
    <w:abstractNumId w:val="4"/>
  </w:num>
  <w:num w:numId="1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tin Fernandez  Antonio José">
    <w15:presenceInfo w15:providerId="AD" w15:userId="S::maantoni@ethz.ch::e34b8c64-7386-4c87-9b46-9a39c3cfb56e"/>
  </w15:person>
  <w15:person w15:author="Nabera  Abhinandan">
    <w15:presenceInfo w15:providerId="AD" w15:userId="S-1-5-21-2025429265-764733703-1417001333-531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TrueTypeFonts/>
  <w:proofState w:spelling="clean" w:grammar="clean"/>
  <w:stylePaneSortMethod w:val="0000"/>
  <w:trackRevisions/>
  <w:defaultTabStop w:val="284"/>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Q3NbA0MTOzsDQxNLJU0lEKTi0uzszPAykwqQUAREFtXywAAAA="/>
  </w:docVars>
  <w:rsids>
    <w:rsidRoot w:val="008125A0"/>
    <w:rsid w:val="00005B8A"/>
    <w:rsid w:val="00022D8A"/>
    <w:rsid w:val="0003744F"/>
    <w:rsid w:val="00043B4A"/>
    <w:rsid w:val="000622D1"/>
    <w:rsid w:val="00071E41"/>
    <w:rsid w:val="000723B7"/>
    <w:rsid w:val="00073639"/>
    <w:rsid w:val="0009139A"/>
    <w:rsid w:val="000A2670"/>
    <w:rsid w:val="000C0A9D"/>
    <w:rsid w:val="000D2FAC"/>
    <w:rsid w:val="000D5891"/>
    <w:rsid w:val="000D6963"/>
    <w:rsid w:val="000E7A32"/>
    <w:rsid w:val="000F0959"/>
    <w:rsid w:val="000F3A41"/>
    <w:rsid w:val="000F7544"/>
    <w:rsid w:val="00115154"/>
    <w:rsid w:val="00120227"/>
    <w:rsid w:val="00126027"/>
    <w:rsid w:val="00146772"/>
    <w:rsid w:val="001508E9"/>
    <w:rsid w:val="00156059"/>
    <w:rsid w:val="001633D9"/>
    <w:rsid w:val="00180ABE"/>
    <w:rsid w:val="001923AB"/>
    <w:rsid w:val="001925B0"/>
    <w:rsid w:val="0019573E"/>
    <w:rsid w:val="001A3D04"/>
    <w:rsid w:val="001C1EB8"/>
    <w:rsid w:val="001C2C38"/>
    <w:rsid w:val="001E6F33"/>
    <w:rsid w:val="001E7B7E"/>
    <w:rsid w:val="001F562D"/>
    <w:rsid w:val="00206A82"/>
    <w:rsid w:val="00214BEC"/>
    <w:rsid w:val="00237C8A"/>
    <w:rsid w:val="0024022C"/>
    <w:rsid w:val="00240353"/>
    <w:rsid w:val="00241ACD"/>
    <w:rsid w:val="00253551"/>
    <w:rsid w:val="0025556A"/>
    <w:rsid w:val="00270DD5"/>
    <w:rsid w:val="00271235"/>
    <w:rsid w:val="00272D6F"/>
    <w:rsid w:val="00283DFE"/>
    <w:rsid w:val="002970B0"/>
    <w:rsid w:val="002A5421"/>
    <w:rsid w:val="002B065A"/>
    <w:rsid w:val="002B62B5"/>
    <w:rsid w:val="002C0803"/>
    <w:rsid w:val="002C251C"/>
    <w:rsid w:val="002C3D7C"/>
    <w:rsid w:val="002E5B1D"/>
    <w:rsid w:val="002F52C3"/>
    <w:rsid w:val="00352029"/>
    <w:rsid w:val="00352AA4"/>
    <w:rsid w:val="0035394E"/>
    <w:rsid w:val="00354579"/>
    <w:rsid w:val="00356F00"/>
    <w:rsid w:val="00377481"/>
    <w:rsid w:val="00385965"/>
    <w:rsid w:val="003A7E95"/>
    <w:rsid w:val="003B739C"/>
    <w:rsid w:val="003C2DD1"/>
    <w:rsid w:val="003C6313"/>
    <w:rsid w:val="003D4ECA"/>
    <w:rsid w:val="003D6715"/>
    <w:rsid w:val="003E55B2"/>
    <w:rsid w:val="003F6DC4"/>
    <w:rsid w:val="00405B3A"/>
    <w:rsid w:val="004070EA"/>
    <w:rsid w:val="0043180D"/>
    <w:rsid w:val="004414A5"/>
    <w:rsid w:val="00442B26"/>
    <w:rsid w:val="0044700B"/>
    <w:rsid w:val="00451209"/>
    <w:rsid w:val="00467171"/>
    <w:rsid w:val="00467C80"/>
    <w:rsid w:val="00474052"/>
    <w:rsid w:val="0047645B"/>
    <w:rsid w:val="0048674F"/>
    <w:rsid w:val="004877C8"/>
    <w:rsid w:val="004901D3"/>
    <w:rsid w:val="004B221A"/>
    <w:rsid w:val="004B5EA4"/>
    <w:rsid w:val="004C082A"/>
    <w:rsid w:val="004C531E"/>
    <w:rsid w:val="004C6C90"/>
    <w:rsid w:val="004E25C5"/>
    <w:rsid w:val="005037CD"/>
    <w:rsid w:val="00504795"/>
    <w:rsid w:val="00514CBA"/>
    <w:rsid w:val="0052630A"/>
    <w:rsid w:val="0053177A"/>
    <w:rsid w:val="00533EA1"/>
    <w:rsid w:val="0055002A"/>
    <w:rsid w:val="00566427"/>
    <w:rsid w:val="0057327C"/>
    <w:rsid w:val="005771C3"/>
    <w:rsid w:val="00577B54"/>
    <w:rsid w:val="00590F6D"/>
    <w:rsid w:val="005A5A6D"/>
    <w:rsid w:val="005A5ED7"/>
    <w:rsid w:val="005C1A41"/>
    <w:rsid w:val="005C4565"/>
    <w:rsid w:val="005D6D3B"/>
    <w:rsid w:val="005E05CD"/>
    <w:rsid w:val="005E61AB"/>
    <w:rsid w:val="0060627E"/>
    <w:rsid w:val="0061572F"/>
    <w:rsid w:val="00616D34"/>
    <w:rsid w:val="00631441"/>
    <w:rsid w:val="00641030"/>
    <w:rsid w:val="00645D52"/>
    <w:rsid w:val="0065133B"/>
    <w:rsid w:val="006556AC"/>
    <w:rsid w:val="0065661D"/>
    <w:rsid w:val="006602F1"/>
    <w:rsid w:val="00670ED4"/>
    <w:rsid w:val="00672928"/>
    <w:rsid w:val="00674A86"/>
    <w:rsid w:val="006A2A76"/>
    <w:rsid w:val="006A4560"/>
    <w:rsid w:val="006A69C8"/>
    <w:rsid w:val="006B218D"/>
    <w:rsid w:val="006D6163"/>
    <w:rsid w:val="006D6810"/>
    <w:rsid w:val="006E58B1"/>
    <w:rsid w:val="006F01C4"/>
    <w:rsid w:val="006F4513"/>
    <w:rsid w:val="006F487B"/>
    <w:rsid w:val="006F740B"/>
    <w:rsid w:val="007017B7"/>
    <w:rsid w:val="007056D1"/>
    <w:rsid w:val="00727CA1"/>
    <w:rsid w:val="00744A41"/>
    <w:rsid w:val="00780A41"/>
    <w:rsid w:val="00794787"/>
    <w:rsid w:val="007A37D8"/>
    <w:rsid w:val="007A52A7"/>
    <w:rsid w:val="007B5F3F"/>
    <w:rsid w:val="007C34E1"/>
    <w:rsid w:val="007C3D03"/>
    <w:rsid w:val="007D1EFA"/>
    <w:rsid w:val="007D5FE4"/>
    <w:rsid w:val="007D74E2"/>
    <w:rsid w:val="008125A0"/>
    <w:rsid w:val="0082109A"/>
    <w:rsid w:val="00832766"/>
    <w:rsid w:val="008370F4"/>
    <w:rsid w:val="00841360"/>
    <w:rsid w:val="00844919"/>
    <w:rsid w:val="008560DE"/>
    <w:rsid w:val="00857B36"/>
    <w:rsid w:val="00863DC2"/>
    <w:rsid w:val="00864D86"/>
    <w:rsid w:val="0088525A"/>
    <w:rsid w:val="008A0D60"/>
    <w:rsid w:val="008C1387"/>
    <w:rsid w:val="008C682F"/>
    <w:rsid w:val="008E509B"/>
    <w:rsid w:val="008F124E"/>
    <w:rsid w:val="008F4811"/>
    <w:rsid w:val="008F525A"/>
    <w:rsid w:val="009026D4"/>
    <w:rsid w:val="009250AC"/>
    <w:rsid w:val="0092763E"/>
    <w:rsid w:val="009316A6"/>
    <w:rsid w:val="00936114"/>
    <w:rsid w:val="009400E9"/>
    <w:rsid w:val="00946830"/>
    <w:rsid w:val="00962779"/>
    <w:rsid w:val="009654EC"/>
    <w:rsid w:val="0096771F"/>
    <w:rsid w:val="009918D9"/>
    <w:rsid w:val="00991C1E"/>
    <w:rsid w:val="009A392D"/>
    <w:rsid w:val="009D17C3"/>
    <w:rsid w:val="009D47C2"/>
    <w:rsid w:val="009E51F8"/>
    <w:rsid w:val="009F2649"/>
    <w:rsid w:val="009F3574"/>
    <w:rsid w:val="00A05364"/>
    <w:rsid w:val="00A074D7"/>
    <w:rsid w:val="00A17D23"/>
    <w:rsid w:val="00A208E1"/>
    <w:rsid w:val="00A35A6E"/>
    <w:rsid w:val="00A521AB"/>
    <w:rsid w:val="00A56CD0"/>
    <w:rsid w:val="00A61D3E"/>
    <w:rsid w:val="00A7643E"/>
    <w:rsid w:val="00A9649E"/>
    <w:rsid w:val="00AA1341"/>
    <w:rsid w:val="00AB16D0"/>
    <w:rsid w:val="00AB2C1B"/>
    <w:rsid w:val="00AC3BF2"/>
    <w:rsid w:val="00AC5852"/>
    <w:rsid w:val="00AD5483"/>
    <w:rsid w:val="00AF0249"/>
    <w:rsid w:val="00AF150F"/>
    <w:rsid w:val="00AF4737"/>
    <w:rsid w:val="00B00D48"/>
    <w:rsid w:val="00B018A2"/>
    <w:rsid w:val="00B0470A"/>
    <w:rsid w:val="00B2364D"/>
    <w:rsid w:val="00B53582"/>
    <w:rsid w:val="00B6239D"/>
    <w:rsid w:val="00B67630"/>
    <w:rsid w:val="00B70B18"/>
    <w:rsid w:val="00B722DE"/>
    <w:rsid w:val="00B80DDB"/>
    <w:rsid w:val="00B81EE1"/>
    <w:rsid w:val="00B85905"/>
    <w:rsid w:val="00B9392D"/>
    <w:rsid w:val="00BA42DD"/>
    <w:rsid w:val="00BA761E"/>
    <w:rsid w:val="00BB3FBE"/>
    <w:rsid w:val="00BC5B8D"/>
    <w:rsid w:val="00BC603D"/>
    <w:rsid w:val="00BD21B0"/>
    <w:rsid w:val="00BF7439"/>
    <w:rsid w:val="00C03CE1"/>
    <w:rsid w:val="00C20067"/>
    <w:rsid w:val="00C3016F"/>
    <w:rsid w:val="00C31922"/>
    <w:rsid w:val="00C32EDF"/>
    <w:rsid w:val="00C405FD"/>
    <w:rsid w:val="00C42573"/>
    <w:rsid w:val="00C5024A"/>
    <w:rsid w:val="00C562D1"/>
    <w:rsid w:val="00C57107"/>
    <w:rsid w:val="00C62C2D"/>
    <w:rsid w:val="00C84B7D"/>
    <w:rsid w:val="00C9227C"/>
    <w:rsid w:val="00C9557D"/>
    <w:rsid w:val="00CA2740"/>
    <w:rsid w:val="00CA2FBB"/>
    <w:rsid w:val="00CA461D"/>
    <w:rsid w:val="00CA598D"/>
    <w:rsid w:val="00CB6CBC"/>
    <w:rsid w:val="00CB6F45"/>
    <w:rsid w:val="00CC12E6"/>
    <w:rsid w:val="00CC2E25"/>
    <w:rsid w:val="00CC7C64"/>
    <w:rsid w:val="00CD0B47"/>
    <w:rsid w:val="00CD4428"/>
    <w:rsid w:val="00CE21F5"/>
    <w:rsid w:val="00CF14AF"/>
    <w:rsid w:val="00CF5F1A"/>
    <w:rsid w:val="00D010E8"/>
    <w:rsid w:val="00D02C04"/>
    <w:rsid w:val="00D0779C"/>
    <w:rsid w:val="00D138E8"/>
    <w:rsid w:val="00D20259"/>
    <w:rsid w:val="00D208BA"/>
    <w:rsid w:val="00D21668"/>
    <w:rsid w:val="00D216BC"/>
    <w:rsid w:val="00D3526C"/>
    <w:rsid w:val="00D42F8F"/>
    <w:rsid w:val="00D45ADF"/>
    <w:rsid w:val="00D50FAF"/>
    <w:rsid w:val="00DA07F1"/>
    <w:rsid w:val="00DD06F4"/>
    <w:rsid w:val="00DD500F"/>
    <w:rsid w:val="00DF53E4"/>
    <w:rsid w:val="00E14A88"/>
    <w:rsid w:val="00E2136E"/>
    <w:rsid w:val="00E25AF8"/>
    <w:rsid w:val="00E305E7"/>
    <w:rsid w:val="00E31A6A"/>
    <w:rsid w:val="00E46BDF"/>
    <w:rsid w:val="00E547DB"/>
    <w:rsid w:val="00E555BF"/>
    <w:rsid w:val="00E61949"/>
    <w:rsid w:val="00E62906"/>
    <w:rsid w:val="00E70DCE"/>
    <w:rsid w:val="00E771D1"/>
    <w:rsid w:val="00E87276"/>
    <w:rsid w:val="00E95636"/>
    <w:rsid w:val="00E97321"/>
    <w:rsid w:val="00EA446A"/>
    <w:rsid w:val="00EA65A4"/>
    <w:rsid w:val="00EA7DC1"/>
    <w:rsid w:val="00EB5BA2"/>
    <w:rsid w:val="00EB5C28"/>
    <w:rsid w:val="00EC6884"/>
    <w:rsid w:val="00EE3AFB"/>
    <w:rsid w:val="00EF0D19"/>
    <w:rsid w:val="00EF1577"/>
    <w:rsid w:val="00EF6BD4"/>
    <w:rsid w:val="00F02A47"/>
    <w:rsid w:val="00F0481A"/>
    <w:rsid w:val="00F05C18"/>
    <w:rsid w:val="00F157DD"/>
    <w:rsid w:val="00F15F90"/>
    <w:rsid w:val="00F21465"/>
    <w:rsid w:val="00F6065C"/>
    <w:rsid w:val="00F61EB1"/>
    <w:rsid w:val="00F62C8B"/>
    <w:rsid w:val="00F802D4"/>
    <w:rsid w:val="00F91982"/>
    <w:rsid w:val="00FA2DA2"/>
    <w:rsid w:val="00FA311A"/>
    <w:rsid w:val="00FB0322"/>
    <w:rsid w:val="00FB16A8"/>
    <w:rsid w:val="00FC1AAD"/>
    <w:rsid w:val="00FD3696"/>
    <w:rsid w:val="00FE0FE8"/>
    <w:rsid w:val="00FF56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FF81D6"/>
  <w14:defaultImageDpi w14:val="32767"/>
  <w15:docId w15:val="{832BB04B-C88E-45BB-9BE4-22D412A4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EF15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7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47DB"/>
  </w:style>
  <w:style w:type="paragraph" w:styleId="Footer">
    <w:name w:val="footer"/>
    <w:basedOn w:val="Normal"/>
    <w:link w:val="FooterChar"/>
    <w:uiPriority w:val="99"/>
    <w:unhideWhenUsed/>
    <w:rsid w:val="00E547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47DB"/>
  </w:style>
  <w:style w:type="paragraph" w:styleId="BalloonText">
    <w:name w:val="Balloon Text"/>
    <w:basedOn w:val="Normal"/>
    <w:link w:val="BalloonTextChar"/>
    <w:uiPriority w:val="99"/>
    <w:semiHidden/>
    <w:unhideWhenUsed/>
    <w:rsid w:val="00E547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7DB"/>
    <w:rPr>
      <w:rFonts w:ascii="Tahoma" w:hAnsi="Tahoma" w:cs="Tahoma"/>
      <w:sz w:val="16"/>
      <w:szCs w:val="16"/>
    </w:rPr>
  </w:style>
  <w:style w:type="paragraph" w:customStyle="1" w:styleId="RSCH01PaperTitle">
    <w:name w:val="RSC H01 Paper Title"/>
    <w:basedOn w:val="Normal"/>
    <w:next w:val="Normal"/>
    <w:link w:val="RSCH01PaperTitleChar"/>
    <w:qFormat/>
    <w:rsid w:val="00C32EDF"/>
    <w:pPr>
      <w:tabs>
        <w:tab w:val="left" w:pos="284"/>
      </w:tabs>
      <w:spacing w:before="400" w:after="160" w:line="240" w:lineRule="auto"/>
    </w:pPr>
    <w:rPr>
      <w:rFonts w:cs="Times New Roman"/>
      <w:b/>
      <w:sz w:val="29"/>
      <w:szCs w:val="32"/>
    </w:rPr>
  </w:style>
  <w:style w:type="paragraph" w:customStyle="1" w:styleId="RSCH02PaperAuthorsandByline">
    <w:name w:val="RSC H02 Paper Authors and Byline"/>
    <w:basedOn w:val="Normal"/>
    <w:link w:val="RSCH02PaperAuthorsandBylineChar"/>
    <w:qFormat/>
    <w:rsid w:val="001633D9"/>
    <w:pPr>
      <w:spacing w:after="120" w:line="240" w:lineRule="exact"/>
    </w:pPr>
    <w:rPr>
      <w:rFonts w:cs="Times New Roman"/>
      <w:sz w:val="20"/>
    </w:rPr>
  </w:style>
  <w:style w:type="paragraph" w:customStyle="1" w:styleId="RSCB01ARTAbstract">
    <w:name w:val="RSC B01 ART Abstract"/>
    <w:basedOn w:val="Normal"/>
    <w:link w:val="RSCB01ARTAbstractChar"/>
    <w:qFormat/>
    <w:rsid w:val="00FA2DA2"/>
    <w:pPr>
      <w:spacing w:line="240" w:lineRule="exact"/>
      <w:jc w:val="both"/>
    </w:pPr>
    <w:rPr>
      <w:noProof/>
      <w:sz w:val="16"/>
      <w:lang w:eastAsia="en-GB"/>
    </w:rPr>
  </w:style>
  <w:style w:type="table" w:styleId="TableGrid">
    <w:name w:val="Table Grid"/>
    <w:basedOn w:val="TableNormal"/>
    <w:uiPriority w:val="59"/>
    <w:rsid w:val="00577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BHeading">
    <w:name w:val="05 B Heading"/>
    <w:basedOn w:val="RSCB04AHeadingSection"/>
    <w:link w:val="05BHeadingChar"/>
    <w:rsid w:val="00AB16D0"/>
    <w:pPr>
      <w:spacing w:before="160" w:line="240" w:lineRule="exact"/>
    </w:pPr>
    <w:rPr>
      <w:rFonts w:ascii="Times New Roman" w:hAnsi="Times New Roman" w:cs="Times New Roman"/>
      <w:sz w:val="18"/>
      <w:szCs w:val="18"/>
    </w:rPr>
  </w:style>
  <w:style w:type="paragraph" w:customStyle="1" w:styleId="RSCB02ArticleText">
    <w:name w:val="RSC B02 Article Text"/>
    <w:basedOn w:val="Normal"/>
    <w:link w:val="RSCB02ArticleTextChar"/>
    <w:qFormat/>
    <w:rsid w:val="00EE3AFB"/>
    <w:pPr>
      <w:spacing w:after="0" w:line="240" w:lineRule="exact"/>
      <w:jc w:val="both"/>
    </w:pPr>
    <w:rPr>
      <w:rFonts w:cs="Times New Roman"/>
      <w:w w:val="108"/>
      <w:sz w:val="18"/>
      <w:szCs w:val="18"/>
    </w:rPr>
  </w:style>
  <w:style w:type="character" w:customStyle="1" w:styleId="06CHeading">
    <w:name w:val="06 C Heading"/>
    <w:basedOn w:val="RSCB02ArticleTextChar"/>
    <w:uiPriority w:val="1"/>
    <w:rsid w:val="00EF1577"/>
    <w:rPr>
      <w:rFonts w:ascii="Times New Roman" w:hAnsi="Times New Roman" w:cs="Times New Roman"/>
      <w:b/>
      <w:smallCaps/>
      <w:w w:val="108"/>
      <w:sz w:val="18"/>
      <w:szCs w:val="18"/>
    </w:rPr>
  </w:style>
  <w:style w:type="character" w:customStyle="1" w:styleId="RSCB02ArticleTextChar">
    <w:name w:val="RSC B02 Article Text Char"/>
    <w:basedOn w:val="DefaultParagraphFont"/>
    <w:link w:val="RSCB02ArticleText"/>
    <w:rsid w:val="00EE3AFB"/>
    <w:rPr>
      <w:rFonts w:cs="Times New Roman"/>
      <w:w w:val="108"/>
      <w:sz w:val="18"/>
      <w:szCs w:val="18"/>
    </w:rPr>
  </w:style>
  <w:style w:type="paragraph" w:customStyle="1" w:styleId="09ListText">
    <w:name w:val="09 List Text"/>
    <w:basedOn w:val="RSCB02ArticleText"/>
    <w:link w:val="09ListTextChar"/>
    <w:rsid w:val="00EF1577"/>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rsid w:val="006556AC"/>
    <w:pPr>
      <w:numPr>
        <w:numId w:val="3"/>
      </w:numPr>
      <w:pBdr>
        <w:top w:val="single" w:sz="12" w:space="1" w:color="A6A6A6" w:themeColor="background1" w:themeShade="A6"/>
      </w:pBdr>
      <w:spacing w:after="0" w:line="240" w:lineRule="auto"/>
      <w:ind w:left="85" w:hanging="85"/>
      <w:suppressOverlap/>
    </w:pPr>
    <w:rPr>
      <w:rFonts w:cs="Times New Roman"/>
      <w:i/>
      <w:w w:val="105"/>
      <w:sz w:val="14"/>
      <w:szCs w:val="14"/>
    </w:rPr>
  </w:style>
  <w:style w:type="paragraph" w:customStyle="1" w:styleId="RSCI02FigureSchemeChartwithtopbar">
    <w:name w:val="RSC I02 Figure/Scheme/Chart with top bar"/>
    <w:basedOn w:val="Normal"/>
    <w:link w:val="RSCI02FigureSchemeChartwithtopbarChar"/>
    <w:qFormat/>
    <w:rsid w:val="006556AC"/>
    <w:pPr>
      <w:pBdr>
        <w:top w:val="single" w:sz="12" w:space="5" w:color="999999"/>
      </w:pBdr>
      <w:spacing w:before="120" w:after="40" w:line="240" w:lineRule="auto"/>
      <w:jc w:val="both"/>
    </w:pPr>
    <w:rPr>
      <w:rFonts w:cs="Times New Roman"/>
      <w:w w:val="108"/>
      <w:sz w:val="14"/>
      <w:szCs w:val="18"/>
    </w:rPr>
  </w:style>
  <w:style w:type="paragraph" w:customStyle="1" w:styleId="RSCI01FigureSchemeChartwithbottombar">
    <w:name w:val="RSC I01 Figure/Scheme/Chart with bottom bar"/>
    <w:basedOn w:val="Normal"/>
    <w:link w:val="RSCI01FigureSchemeChartwithbottombarChar"/>
    <w:qFormat/>
    <w:rsid w:val="006556AC"/>
    <w:pPr>
      <w:pBdr>
        <w:bottom w:val="single" w:sz="12" w:space="5" w:color="999999"/>
      </w:pBdr>
      <w:spacing w:before="40" w:after="120" w:line="120" w:lineRule="exact"/>
      <w:jc w:val="both"/>
    </w:pPr>
    <w:rPr>
      <w:rFonts w:cstheme="minorHAnsi"/>
      <w:w w:val="108"/>
      <w:sz w:val="14"/>
      <w:szCs w:val="14"/>
    </w:rPr>
  </w:style>
  <w:style w:type="paragraph" w:customStyle="1" w:styleId="RSCI03FigureSchemeChartUncaptioned">
    <w:name w:val="RSC I03 Figure/Scheme/Chart Uncaptioned"/>
    <w:basedOn w:val="Normal"/>
    <w:link w:val="RSCI03FigureSchemeChartUncaptionedChar"/>
    <w:qFormat/>
    <w:rsid w:val="006556AC"/>
    <w:pPr>
      <w:spacing w:before="160" w:after="160" w:line="240" w:lineRule="auto"/>
      <w:jc w:val="center"/>
    </w:pPr>
    <w:rPr>
      <w:rFonts w:cs="Times New Roman"/>
      <w:sz w:val="16"/>
      <w:szCs w:val="16"/>
    </w:rPr>
  </w:style>
  <w:style w:type="paragraph" w:customStyle="1" w:styleId="RSCB03MathematicsGreeketc">
    <w:name w:val="RSC B03 Mathematics/Greek etc"/>
    <w:basedOn w:val="Normal"/>
    <w:link w:val="RSCB03MathematicsGreeketcChar"/>
    <w:qFormat/>
    <w:rsid w:val="007A37D8"/>
    <w:pPr>
      <w:tabs>
        <w:tab w:val="center" w:pos="2268"/>
        <w:tab w:val="right" w:pos="4536"/>
      </w:tabs>
      <w:spacing w:before="160" w:after="160" w:line="240" w:lineRule="auto"/>
    </w:pPr>
    <w:rPr>
      <w:rFonts w:ascii="Times New Roman" w:hAnsi="Times New Roman"/>
      <w:sz w:val="18"/>
    </w:rPr>
  </w:style>
  <w:style w:type="paragraph" w:customStyle="1" w:styleId="RSCB09Biography">
    <w:name w:val="RSC B09 Biography"/>
    <w:basedOn w:val="RSCB02ArticleText"/>
    <w:link w:val="RSCB09BiographyChar"/>
    <w:qFormat/>
    <w:rsid w:val="002E5B1D"/>
    <w:pPr>
      <w:pBdr>
        <w:top w:val="single" w:sz="6" w:space="1" w:color="auto"/>
      </w:pBdr>
    </w:pPr>
    <w:rPr>
      <w:i/>
    </w:rPr>
  </w:style>
  <w:style w:type="character" w:customStyle="1" w:styleId="RSCB09BiographyChar">
    <w:name w:val="RSC B09 Biography Char"/>
    <w:basedOn w:val="RSCB02ArticleTextChar"/>
    <w:link w:val="RSCB09Biography"/>
    <w:rsid w:val="002E5B1D"/>
    <w:rPr>
      <w:rFonts w:cs="Times New Roman"/>
      <w:i/>
      <w:w w:val="108"/>
      <w:sz w:val="18"/>
      <w:szCs w:val="18"/>
    </w:rPr>
  </w:style>
  <w:style w:type="paragraph" w:customStyle="1" w:styleId="RSCF02FootnotestoTitleAuthors">
    <w:name w:val="RSC F02 Footnotes to Title/Authors"/>
    <w:basedOn w:val="Normal"/>
    <w:link w:val="RSCF02FootnotestoTitleAuthorsChar"/>
    <w:qFormat/>
    <w:rsid w:val="006556AC"/>
    <w:pPr>
      <w:tabs>
        <w:tab w:val="left" w:pos="284"/>
      </w:tabs>
      <w:spacing w:after="0" w:line="240" w:lineRule="auto"/>
      <w:suppressOverlap/>
      <w:jc w:val="both"/>
    </w:pPr>
    <w:rPr>
      <w:rFonts w:cs="Times New Roman"/>
      <w:w w:val="105"/>
      <w:sz w:val="14"/>
      <w:szCs w:val="14"/>
    </w:rPr>
  </w:style>
  <w:style w:type="character" w:customStyle="1" w:styleId="RSCF01FootnoteAuthorAddressChar">
    <w:name w:val="RSC F01 Footnote Author Address Char"/>
    <w:basedOn w:val="DefaultParagraphFont"/>
    <w:link w:val="RSCF01FootnoteAuthorAddress"/>
    <w:rsid w:val="006556AC"/>
    <w:rPr>
      <w:rFonts w:cs="Times New Roman"/>
      <w:i/>
      <w:w w:val="105"/>
      <w:sz w:val="14"/>
      <w:szCs w:val="14"/>
    </w:rPr>
  </w:style>
  <w:style w:type="paragraph" w:customStyle="1" w:styleId="RSCR02References">
    <w:name w:val="RSC R02 References"/>
    <w:basedOn w:val="RSCB02ArticleText"/>
    <w:link w:val="RSCR02ReferencesChar"/>
    <w:qFormat/>
    <w:rsid w:val="00CF5F1A"/>
    <w:pPr>
      <w:numPr>
        <w:numId w:val="2"/>
      </w:numPr>
      <w:spacing w:line="200" w:lineRule="exact"/>
      <w:ind w:left="284" w:hanging="284"/>
    </w:pPr>
    <w:rPr>
      <w:w w:val="105"/>
    </w:rPr>
  </w:style>
  <w:style w:type="character" w:customStyle="1" w:styleId="RSCF02FootnotestoTitleAuthorsChar">
    <w:name w:val="RSC F02 Footnotes to Title/Authors Char"/>
    <w:basedOn w:val="DefaultParagraphFont"/>
    <w:link w:val="RSCF02FootnotestoTitleAuthors"/>
    <w:rsid w:val="006556AC"/>
    <w:rPr>
      <w:rFonts w:cs="Times New Roman"/>
      <w:w w:val="105"/>
      <w:sz w:val="14"/>
      <w:szCs w:val="14"/>
    </w:rPr>
  </w:style>
  <w:style w:type="paragraph" w:styleId="NoSpacing">
    <w:name w:val="No Spacing"/>
    <w:uiPriority w:val="1"/>
    <w:rsid w:val="00272D6F"/>
    <w:pPr>
      <w:spacing w:after="0" w:line="240" w:lineRule="auto"/>
    </w:pPr>
  </w:style>
  <w:style w:type="character" w:customStyle="1" w:styleId="RSCR02ReferencesChar">
    <w:name w:val="RSC R02 References Char"/>
    <w:basedOn w:val="DefaultParagraphFont"/>
    <w:link w:val="RSCR02References"/>
    <w:rsid w:val="00CF5F1A"/>
    <w:rPr>
      <w:rFonts w:cs="Times New Roman"/>
      <w:w w:val="105"/>
      <w:sz w:val="18"/>
      <w:szCs w:val="18"/>
    </w:rPr>
  </w:style>
  <w:style w:type="paragraph" w:customStyle="1" w:styleId="RSCB04AHeadingSection">
    <w:name w:val="RSC B04 A Heading (Section)"/>
    <w:basedOn w:val="Normal"/>
    <w:link w:val="RSCB04AHeadingSectionChar"/>
    <w:qFormat/>
    <w:rsid w:val="00EF6BD4"/>
    <w:pPr>
      <w:spacing w:before="400" w:after="80" w:line="240" w:lineRule="auto"/>
    </w:pPr>
    <w:rPr>
      <w:b/>
      <w:sz w:val="24"/>
    </w:rPr>
  </w:style>
  <w:style w:type="character" w:customStyle="1" w:styleId="RSCH01PaperTitleChar">
    <w:name w:val="RSC H01 Paper Title Char"/>
    <w:basedOn w:val="DefaultParagraphFont"/>
    <w:link w:val="RSCH01PaperTitle"/>
    <w:rsid w:val="00C32EDF"/>
    <w:rPr>
      <w:rFonts w:cs="Times New Roman"/>
      <w:b/>
      <w:sz w:val="29"/>
      <w:szCs w:val="32"/>
    </w:rPr>
  </w:style>
  <w:style w:type="character" w:customStyle="1" w:styleId="RSCH02PaperAuthorsandBylineChar">
    <w:name w:val="RSC H02 Paper Authors and Byline Char"/>
    <w:basedOn w:val="DefaultParagraphFont"/>
    <w:link w:val="RSCH02PaperAuthorsandByline"/>
    <w:rsid w:val="001633D9"/>
    <w:rPr>
      <w:rFonts w:cs="Times New Roman"/>
      <w:sz w:val="20"/>
    </w:rPr>
  </w:style>
  <w:style w:type="character" w:customStyle="1" w:styleId="RSCB01ARTAbstractChar">
    <w:name w:val="RSC B01 ART Abstract Char"/>
    <w:basedOn w:val="DefaultParagraphFont"/>
    <w:link w:val="RSCB01ARTAbstract"/>
    <w:rsid w:val="00FA2DA2"/>
    <w:rPr>
      <w:noProof/>
      <w:sz w:val="16"/>
      <w:lang w:eastAsia="en-GB"/>
    </w:rPr>
  </w:style>
  <w:style w:type="character" w:customStyle="1" w:styleId="09ListTextChar">
    <w:name w:val="09 List Text Char"/>
    <w:basedOn w:val="RSCB02ArticleTextChar"/>
    <w:link w:val="09ListText"/>
    <w:rsid w:val="00EF1577"/>
    <w:rPr>
      <w:rFonts w:ascii="Times New Roman" w:eastAsia="Times New Roman" w:hAnsi="Times New Roman" w:cs="Times New Roman"/>
      <w:w w:val="108"/>
      <w:sz w:val="18"/>
      <w:szCs w:val="18"/>
      <w:lang w:eastAsia="en-GB"/>
    </w:rPr>
  </w:style>
  <w:style w:type="character" w:customStyle="1" w:styleId="RSCB04AHeadingSectionChar">
    <w:name w:val="RSC B04 A Heading (Section) Char"/>
    <w:basedOn w:val="DefaultParagraphFont"/>
    <w:link w:val="RSCB04AHeadingSection"/>
    <w:rsid w:val="00EF6BD4"/>
    <w:rPr>
      <w:b/>
      <w:sz w:val="24"/>
    </w:rPr>
  </w:style>
  <w:style w:type="character" w:customStyle="1" w:styleId="05BHeadingChar">
    <w:name w:val="05 B Heading Char"/>
    <w:basedOn w:val="RSCB04AHeadingSectionChar"/>
    <w:link w:val="05BHeading"/>
    <w:rsid w:val="00AB16D0"/>
    <w:rPr>
      <w:rFonts w:ascii="Times New Roman" w:hAnsi="Times New Roman" w:cs="Times New Roman"/>
      <w:b/>
      <w:sz w:val="18"/>
      <w:szCs w:val="18"/>
    </w:rPr>
  </w:style>
  <w:style w:type="paragraph" w:customStyle="1" w:styleId="RSCT01TableTitlewithtopbar">
    <w:name w:val="RSC T01 Table Title with top bar"/>
    <w:basedOn w:val="Normal"/>
    <w:link w:val="RSCT01TableTitlewithtopbarChar"/>
    <w:qFormat/>
    <w:rsid w:val="006556AC"/>
    <w:pPr>
      <w:keepNext/>
      <w:keepLines/>
      <w:pBdr>
        <w:top w:val="single" w:sz="12" w:space="1" w:color="999999"/>
        <w:bottom w:val="single" w:sz="6" w:space="1" w:color="auto"/>
      </w:pBdr>
      <w:spacing w:before="120" w:after="120" w:line="200" w:lineRule="exact"/>
      <w:jc w:val="both"/>
    </w:pPr>
    <w:rPr>
      <w:rFonts w:eastAsia="Times New Roman" w:cs="Times New Roman"/>
      <w:sz w:val="14"/>
      <w:szCs w:val="20"/>
      <w:lang w:eastAsia="en-GB"/>
    </w:rPr>
  </w:style>
  <w:style w:type="character" w:customStyle="1" w:styleId="RSCI02FigureSchemeChartwithtopbarChar">
    <w:name w:val="RSC I02 Figure/Scheme/Chart with top bar Char"/>
    <w:basedOn w:val="DefaultParagraphFont"/>
    <w:link w:val="RSCI02FigureSchemeChartwithtopbar"/>
    <w:rsid w:val="006556AC"/>
    <w:rPr>
      <w:rFonts w:cs="Times New Roman"/>
      <w:w w:val="108"/>
      <w:sz w:val="14"/>
      <w:szCs w:val="18"/>
    </w:rPr>
  </w:style>
  <w:style w:type="character" w:customStyle="1" w:styleId="RSCI01FigureSchemeChartwithbottombarChar">
    <w:name w:val="RSC I01 Figure/Scheme/Chart with bottom bar Char"/>
    <w:basedOn w:val="DefaultParagraphFont"/>
    <w:link w:val="RSCI01FigureSchemeChartwithbottombar"/>
    <w:rsid w:val="006556AC"/>
    <w:rPr>
      <w:rFonts w:cstheme="minorHAnsi"/>
      <w:w w:val="108"/>
      <w:sz w:val="14"/>
      <w:szCs w:val="14"/>
    </w:rPr>
  </w:style>
  <w:style w:type="character" w:customStyle="1" w:styleId="RSCI03FigureSchemeChartUncaptionedChar">
    <w:name w:val="RSC I03 Figure/Scheme/Chart Uncaptioned Char"/>
    <w:basedOn w:val="DefaultParagraphFont"/>
    <w:link w:val="RSCI03FigureSchemeChartUncaptioned"/>
    <w:rsid w:val="006556AC"/>
    <w:rPr>
      <w:rFonts w:cs="Times New Roman"/>
      <w:sz w:val="16"/>
      <w:szCs w:val="16"/>
    </w:rPr>
  </w:style>
  <w:style w:type="character" w:customStyle="1" w:styleId="RSCB03MathematicsGreeketcChar">
    <w:name w:val="RSC B03 Mathematics/Greek etc Char"/>
    <w:basedOn w:val="DefaultParagraphFont"/>
    <w:link w:val="RSCB03MathematicsGreeketc"/>
    <w:rsid w:val="007A37D8"/>
    <w:rPr>
      <w:rFonts w:ascii="Times New Roman" w:hAnsi="Times New Roman"/>
      <w:sz w:val="18"/>
    </w:rPr>
  </w:style>
  <w:style w:type="paragraph" w:customStyle="1" w:styleId="RSCT03TableBody">
    <w:name w:val="RSC T03 Table Body"/>
    <w:basedOn w:val="Normal"/>
    <w:link w:val="RSCT03TableBodyChar"/>
    <w:qFormat/>
    <w:rsid w:val="00B0470A"/>
    <w:pPr>
      <w:keepNext/>
      <w:keepLines/>
      <w:spacing w:after="0" w:line="220" w:lineRule="exact"/>
      <w:jc w:val="center"/>
    </w:pPr>
    <w:rPr>
      <w:rFonts w:eastAsia="Times New Roman" w:cs="Times New Roman"/>
      <w:sz w:val="16"/>
      <w:szCs w:val="16"/>
      <w:lang w:eastAsia="en-GB"/>
    </w:rPr>
  </w:style>
  <w:style w:type="character" w:customStyle="1" w:styleId="RSCT01TableTitlewithtopbarChar">
    <w:name w:val="RSC T01 Table Title with top bar Char"/>
    <w:basedOn w:val="DefaultParagraphFont"/>
    <w:link w:val="RSCT01TableTitlewithtopbar"/>
    <w:rsid w:val="006556AC"/>
    <w:rPr>
      <w:rFonts w:eastAsia="Times New Roman" w:cs="Times New Roman"/>
      <w:sz w:val="14"/>
      <w:szCs w:val="20"/>
      <w:lang w:eastAsia="en-GB"/>
    </w:rPr>
  </w:style>
  <w:style w:type="paragraph" w:customStyle="1" w:styleId="RSCT04TableFootnotewithbottombar">
    <w:name w:val="RSC T04 Table Footnote with bottom bar"/>
    <w:basedOn w:val="Normal"/>
    <w:link w:val="RSCT04TableFootnotewithbottombarChar"/>
    <w:qFormat/>
    <w:rsid w:val="006556AC"/>
    <w:pPr>
      <w:keepLines/>
      <w:pBdr>
        <w:bottom w:val="single" w:sz="12" w:space="1" w:color="999999"/>
      </w:pBdr>
      <w:spacing w:before="120" w:after="160" w:line="200" w:lineRule="exact"/>
      <w:jc w:val="both"/>
    </w:pPr>
    <w:rPr>
      <w:rFonts w:eastAsia="Times New Roman" w:cs="Times New Roman"/>
      <w:sz w:val="15"/>
      <w:szCs w:val="20"/>
      <w:lang w:eastAsia="en-GB"/>
    </w:rPr>
  </w:style>
  <w:style w:type="character" w:customStyle="1" w:styleId="RSCT03TableBodyChar">
    <w:name w:val="RSC T03 Table Body Char"/>
    <w:basedOn w:val="DefaultParagraphFont"/>
    <w:link w:val="RSCT03TableBody"/>
    <w:rsid w:val="00B0470A"/>
    <w:rPr>
      <w:rFonts w:eastAsia="Times New Roman" w:cs="Times New Roman"/>
      <w:sz w:val="16"/>
      <w:szCs w:val="16"/>
      <w:lang w:eastAsia="en-GB"/>
    </w:rPr>
  </w:style>
  <w:style w:type="character" w:customStyle="1" w:styleId="RSCT04TableFootnotewithbottombarChar">
    <w:name w:val="RSC T04 Table Footnote with bottom bar Char"/>
    <w:basedOn w:val="DefaultParagraphFont"/>
    <w:link w:val="RSCT04TableFootnotewithbottombar"/>
    <w:rsid w:val="006556AC"/>
    <w:rPr>
      <w:rFonts w:eastAsia="Times New Roman" w:cs="Times New Roman"/>
      <w:sz w:val="15"/>
      <w:szCs w:val="20"/>
      <w:lang w:eastAsia="en-GB"/>
    </w:rPr>
  </w:style>
  <w:style w:type="character" w:styleId="Hyperlink">
    <w:name w:val="Hyperlink"/>
    <w:basedOn w:val="DefaultParagraphFont"/>
    <w:uiPriority w:val="99"/>
    <w:unhideWhenUsed/>
    <w:rsid w:val="005037CD"/>
    <w:rPr>
      <w:color w:val="0000FF" w:themeColor="hyperlink"/>
      <w:u w:val="single"/>
    </w:rPr>
  </w:style>
  <w:style w:type="paragraph" w:styleId="ListParagraph">
    <w:name w:val="List Paragraph"/>
    <w:basedOn w:val="Normal"/>
    <w:uiPriority w:val="34"/>
    <w:qFormat/>
    <w:rsid w:val="00F15F90"/>
    <w:pPr>
      <w:ind w:left="720"/>
      <w:contextualSpacing/>
    </w:pPr>
  </w:style>
  <w:style w:type="paragraph" w:styleId="Revision">
    <w:name w:val="Revision"/>
    <w:hidden/>
    <w:uiPriority w:val="99"/>
    <w:semiHidden/>
    <w:rsid w:val="000D5891"/>
    <w:pPr>
      <w:spacing w:after="0" w:line="240" w:lineRule="auto"/>
    </w:pPr>
  </w:style>
  <w:style w:type="paragraph" w:styleId="FootnoteText">
    <w:name w:val="footnote text"/>
    <w:basedOn w:val="Normal"/>
    <w:link w:val="FootnoteTextChar"/>
    <w:uiPriority w:val="99"/>
    <w:semiHidden/>
    <w:unhideWhenUsed/>
    <w:rsid w:val="00CA27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A2740"/>
    <w:rPr>
      <w:sz w:val="20"/>
      <w:szCs w:val="20"/>
    </w:rPr>
  </w:style>
  <w:style w:type="character" w:styleId="FootnoteReference">
    <w:name w:val="footnote reference"/>
    <w:basedOn w:val="DefaultParagraphFont"/>
    <w:uiPriority w:val="99"/>
    <w:semiHidden/>
    <w:unhideWhenUsed/>
    <w:rsid w:val="00CA2740"/>
    <w:rPr>
      <w:vertAlign w:val="superscript"/>
    </w:rPr>
  </w:style>
  <w:style w:type="paragraph" w:styleId="NormalWeb">
    <w:name w:val="Normal (Web)"/>
    <w:basedOn w:val="Normal"/>
    <w:uiPriority w:val="99"/>
    <w:semiHidden/>
    <w:unhideWhenUsed/>
    <w:rsid w:val="0094683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Caption">
    <w:name w:val="caption"/>
    <w:basedOn w:val="Normal"/>
    <w:next w:val="Normal"/>
    <w:uiPriority w:val="35"/>
    <w:unhideWhenUsed/>
    <w:rsid w:val="00B0470A"/>
    <w:pPr>
      <w:spacing w:line="200" w:lineRule="exact"/>
    </w:pPr>
    <w:rPr>
      <w:bCs/>
      <w:sz w:val="14"/>
      <w:szCs w:val="18"/>
    </w:rPr>
  </w:style>
  <w:style w:type="paragraph" w:customStyle="1" w:styleId="Style1">
    <w:name w:val="Style1"/>
    <w:basedOn w:val="RSCB02ArticleText"/>
    <w:link w:val="Style1Char"/>
    <w:rsid w:val="00B0470A"/>
  </w:style>
  <w:style w:type="paragraph" w:customStyle="1" w:styleId="RSCT05TableFootnotewithoutbottombar">
    <w:name w:val="RSC T05 Table Footnote without bottom bar"/>
    <w:basedOn w:val="RSCT04TableFootnotewithbottombar"/>
    <w:link w:val="RSCT05TableFootnotewithoutbottombarChar"/>
    <w:qFormat/>
    <w:rsid w:val="00B0470A"/>
    <w:pPr>
      <w:pBdr>
        <w:bottom w:val="none" w:sz="0" w:space="0" w:color="auto"/>
      </w:pBdr>
    </w:pPr>
  </w:style>
  <w:style w:type="character" w:customStyle="1" w:styleId="Style1Char">
    <w:name w:val="Style1 Char"/>
    <w:basedOn w:val="RSCB02ArticleTextChar"/>
    <w:link w:val="Style1"/>
    <w:rsid w:val="00B0470A"/>
    <w:rPr>
      <w:rFonts w:cs="Times New Roman"/>
      <w:w w:val="108"/>
      <w:sz w:val="18"/>
      <w:szCs w:val="18"/>
    </w:rPr>
  </w:style>
  <w:style w:type="paragraph" w:customStyle="1" w:styleId="RSCT02Tabletitlewithouttopbar">
    <w:name w:val="RSC T02 Table title without top bar"/>
    <w:basedOn w:val="RSCT01TableTitlewithtopbar"/>
    <w:link w:val="RSCT02TabletitlewithouttopbarChar"/>
    <w:qFormat/>
    <w:rsid w:val="00B0470A"/>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rsid w:val="00B0470A"/>
    <w:rPr>
      <w:rFonts w:eastAsia="Times New Roman" w:cs="Times New Roman"/>
      <w:sz w:val="15"/>
      <w:szCs w:val="20"/>
      <w:lang w:eastAsia="en-GB"/>
    </w:rPr>
  </w:style>
  <w:style w:type="paragraph" w:customStyle="1" w:styleId="RSCI04CaptiontoFigureSchemeChart">
    <w:name w:val="RSC I04 Caption to Figure/Scheme/Chart"/>
    <w:link w:val="RSCI04CaptiontoFigureSchemeChartChar"/>
    <w:qFormat/>
    <w:rsid w:val="006556AC"/>
    <w:pPr>
      <w:spacing w:line="200" w:lineRule="exact"/>
      <w:jc w:val="both"/>
    </w:pPr>
    <w:rPr>
      <w:bCs/>
      <w:sz w:val="14"/>
      <w:szCs w:val="18"/>
    </w:rPr>
  </w:style>
  <w:style w:type="character" w:customStyle="1" w:styleId="RSCT02TabletitlewithouttopbarChar">
    <w:name w:val="RSC T02 Table title without top bar Char"/>
    <w:basedOn w:val="RSCT01TableTitlewithtopbarChar"/>
    <w:link w:val="RSCT02Tabletitlewithouttopbar"/>
    <w:rsid w:val="00B0470A"/>
    <w:rPr>
      <w:rFonts w:eastAsia="Times New Roman" w:cs="Times New Roman"/>
      <w:sz w:val="14"/>
      <w:szCs w:val="20"/>
      <w:lang w:eastAsia="en-GB"/>
    </w:rPr>
  </w:style>
  <w:style w:type="paragraph" w:customStyle="1" w:styleId="RSCR01Footnotestomaintext">
    <w:name w:val="RSC R01 Footnotes to main text"/>
    <w:link w:val="RSCR01FootnotestomaintextChar"/>
    <w:qFormat/>
    <w:rsid w:val="006556AC"/>
    <w:pPr>
      <w:spacing w:line="200" w:lineRule="exact"/>
      <w:jc w:val="both"/>
    </w:pPr>
    <w:rPr>
      <w:bCs/>
      <w:sz w:val="18"/>
      <w:szCs w:val="18"/>
    </w:rPr>
  </w:style>
  <w:style w:type="character" w:customStyle="1" w:styleId="RSCI04CaptiontoFigureSchemeChartChar">
    <w:name w:val="RSC I04 Caption to Figure/Scheme/Chart Char"/>
    <w:basedOn w:val="DefaultParagraphFont"/>
    <w:link w:val="RSCI04CaptiontoFigureSchemeChart"/>
    <w:rsid w:val="006556AC"/>
    <w:rPr>
      <w:bCs/>
      <w:sz w:val="14"/>
      <w:szCs w:val="18"/>
    </w:rPr>
  </w:style>
  <w:style w:type="paragraph" w:customStyle="1" w:styleId="RSCM01ReceivedAccepted">
    <w:name w:val="RSC M01 Received/Accepted"/>
    <w:basedOn w:val="Normal"/>
    <w:link w:val="RSCM01ReceivedAcceptedChar"/>
    <w:qFormat/>
    <w:rsid w:val="004C531E"/>
    <w:pPr>
      <w:spacing w:before="960" w:after="0" w:line="180" w:lineRule="exact"/>
      <w:contextualSpacing/>
    </w:pPr>
    <w:rPr>
      <w:rFonts w:eastAsiaTheme="minorEastAsia"/>
      <w:noProof/>
      <w:sz w:val="14"/>
      <w:szCs w:val="14"/>
      <w:lang w:eastAsia="en-GB"/>
    </w:rPr>
  </w:style>
  <w:style w:type="character" w:customStyle="1" w:styleId="RSCR01FootnotestomaintextChar">
    <w:name w:val="RSC R01 Footnotes to main text Char"/>
    <w:basedOn w:val="RSCI04CaptiontoFigureSchemeChartChar"/>
    <w:link w:val="RSCR01Footnotestomaintext"/>
    <w:rsid w:val="006556AC"/>
    <w:rPr>
      <w:bCs/>
      <w:sz w:val="18"/>
      <w:szCs w:val="18"/>
    </w:rPr>
  </w:style>
  <w:style w:type="paragraph" w:customStyle="1" w:styleId="RSCM02DOI">
    <w:name w:val="RSC M02 DOI"/>
    <w:basedOn w:val="Normal"/>
    <w:link w:val="RSCM02DOIChar"/>
    <w:qFormat/>
    <w:rsid w:val="004C531E"/>
    <w:pPr>
      <w:spacing w:before="180" w:after="0" w:line="180" w:lineRule="exact"/>
    </w:pPr>
    <w:rPr>
      <w:sz w:val="14"/>
      <w:szCs w:val="14"/>
    </w:rPr>
  </w:style>
  <w:style w:type="character" w:customStyle="1" w:styleId="RSCM01ReceivedAcceptedChar">
    <w:name w:val="RSC M01 Received/Accepted Char"/>
    <w:basedOn w:val="DefaultParagraphFont"/>
    <w:link w:val="RSCM01ReceivedAccepted"/>
    <w:rsid w:val="004C531E"/>
    <w:rPr>
      <w:rFonts w:eastAsiaTheme="minorEastAsia"/>
      <w:noProof/>
      <w:sz w:val="14"/>
      <w:szCs w:val="14"/>
      <w:lang w:eastAsia="en-GB"/>
    </w:rPr>
  </w:style>
  <w:style w:type="paragraph" w:customStyle="1" w:styleId="RSCM03Website">
    <w:name w:val="RSC M03 Website"/>
    <w:basedOn w:val="Normal"/>
    <w:link w:val="RSCM03WebsiteChar"/>
    <w:qFormat/>
    <w:rsid w:val="004C531E"/>
    <w:pPr>
      <w:spacing w:line="400" w:lineRule="exact"/>
    </w:pPr>
    <w:rPr>
      <w:b/>
      <w:sz w:val="14"/>
      <w:szCs w:val="14"/>
    </w:rPr>
  </w:style>
  <w:style w:type="character" w:customStyle="1" w:styleId="RSCM02DOIChar">
    <w:name w:val="RSC M02 DOI Char"/>
    <w:basedOn w:val="DefaultParagraphFont"/>
    <w:link w:val="RSCM02DOI"/>
    <w:rsid w:val="004C531E"/>
    <w:rPr>
      <w:sz w:val="14"/>
      <w:szCs w:val="14"/>
    </w:rPr>
  </w:style>
  <w:style w:type="paragraph" w:customStyle="1" w:styleId="RSCB05AHeadingSection-standalone">
    <w:name w:val="RSC B05 A Heading (Section - stand alone)"/>
    <w:link w:val="RSCB05AHeadingSection-standaloneChar"/>
    <w:qFormat/>
    <w:rsid w:val="00EF6BD4"/>
    <w:pPr>
      <w:spacing w:before="400" w:after="160" w:line="240" w:lineRule="auto"/>
    </w:pPr>
    <w:rPr>
      <w:rFonts w:cs="Times New Roman"/>
      <w:sz w:val="24"/>
    </w:rPr>
  </w:style>
  <w:style w:type="character" w:customStyle="1" w:styleId="RSCM03WebsiteChar">
    <w:name w:val="RSC M03 Website Char"/>
    <w:basedOn w:val="DefaultParagraphFont"/>
    <w:link w:val="RSCM03Website"/>
    <w:rsid w:val="004C531E"/>
    <w:rPr>
      <w:b/>
      <w:sz w:val="14"/>
      <w:szCs w:val="14"/>
    </w:rPr>
  </w:style>
  <w:style w:type="paragraph" w:customStyle="1" w:styleId="RSCB06BHeadingSub-Section">
    <w:name w:val="RSC B06 B Heading (Sub-Section)"/>
    <w:link w:val="RSCB06BHeadingSub-SectionChar"/>
    <w:qFormat/>
    <w:rsid w:val="00EF6BD4"/>
    <w:pPr>
      <w:spacing w:after="80" w:line="240" w:lineRule="exact"/>
    </w:pPr>
    <w:rPr>
      <w:b/>
      <w:sz w:val="18"/>
    </w:rPr>
  </w:style>
  <w:style w:type="character" w:customStyle="1" w:styleId="RSCB05AHeadingSection-standaloneChar">
    <w:name w:val="RSC B05 A Heading (Section - stand alone) Char"/>
    <w:basedOn w:val="RSCH02PaperAuthorsandBylineChar"/>
    <w:link w:val="RSCB05AHeadingSection-standalone"/>
    <w:rsid w:val="00EF6BD4"/>
    <w:rPr>
      <w:rFonts w:cs="Times New Roman"/>
      <w:sz w:val="24"/>
    </w:rPr>
  </w:style>
  <w:style w:type="paragraph" w:customStyle="1" w:styleId="RSCB07BHeadingSub-Section-standalone">
    <w:name w:val="RSC B07 B Heading (Sub-Section - stand alone)"/>
    <w:link w:val="RSCB07BHeadingSub-Section-standaloneChar"/>
    <w:qFormat/>
    <w:rsid w:val="00EF6BD4"/>
    <w:pPr>
      <w:spacing w:before="160" w:after="80" w:line="240" w:lineRule="exact"/>
    </w:pPr>
    <w:rPr>
      <w:b/>
      <w:sz w:val="18"/>
    </w:rPr>
  </w:style>
  <w:style w:type="character" w:customStyle="1" w:styleId="RSCB06BHeadingSub-SectionChar">
    <w:name w:val="RSC B06 B Heading (Sub-Section) Char"/>
    <w:basedOn w:val="DefaultParagraphFont"/>
    <w:link w:val="RSCB06BHeadingSub-Section"/>
    <w:rsid w:val="00EF6BD4"/>
    <w:rPr>
      <w:b/>
      <w:sz w:val="18"/>
    </w:rPr>
  </w:style>
  <w:style w:type="paragraph" w:customStyle="1" w:styleId="RSCB08CHeadingIn-line">
    <w:name w:val="RSC B08 C Heading (In-line)"/>
    <w:link w:val="RSCB08CHeadingIn-lineChar"/>
    <w:qFormat/>
    <w:rsid w:val="00EF6BD4"/>
    <w:pPr>
      <w:spacing w:after="0"/>
    </w:pPr>
    <w:rPr>
      <w:b/>
      <w:sz w:val="18"/>
    </w:rPr>
  </w:style>
  <w:style w:type="character" w:customStyle="1" w:styleId="RSCB07BHeadingSub-Section-standaloneChar">
    <w:name w:val="RSC B07 B Heading (Sub-Section - stand alone) Char"/>
    <w:basedOn w:val="DefaultParagraphFont"/>
    <w:link w:val="RSCB07BHeadingSub-Section-standalone"/>
    <w:rsid w:val="00EF6BD4"/>
    <w:rPr>
      <w:b/>
      <w:sz w:val="18"/>
    </w:rPr>
  </w:style>
  <w:style w:type="character" w:customStyle="1" w:styleId="RSCB08CHeadingIn-lineChar">
    <w:name w:val="RSC B08 C Heading (In-line) Char"/>
    <w:basedOn w:val="DefaultParagraphFont"/>
    <w:link w:val="RSCB08CHeadingIn-line"/>
    <w:rsid w:val="00EF6BD4"/>
    <w:rPr>
      <w:b/>
      <w:sz w:val="18"/>
    </w:rPr>
  </w:style>
  <w:style w:type="paragraph" w:customStyle="1" w:styleId="RSCI05CaptiontoFigureSchemeChartwithbottombar">
    <w:name w:val="RSC I05 Caption to Figure/Scheme/Chart with bottom bar"/>
    <w:link w:val="RSCI05CaptiontoFigureSchemeChartwithbottombarChar"/>
    <w:qFormat/>
    <w:rsid w:val="006556AC"/>
    <w:pPr>
      <w:pBdr>
        <w:bottom w:val="single" w:sz="12" w:space="1" w:color="A6A6A6" w:themeColor="background1" w:themeShade="A6"/>
      </w:pBdr>
      <w:jc w:val="both"/>
    </w:pPr>
    <w:rPr>
      <w:bCs/>
      <w:sz w:val="14"/>
      <w:szCs w:val="18"/>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rsid w:val="006556AC"/>
    <w:rPr>
      <w:bCs/>
      <w:sz w:val="14"/>
      <w:szCs w:val="18"/>
    </w:rPr>
  </w:style>
  <w:style w:type="paragraph" w:customStyle="1" w:styleId="04AHeading">
    <w:name w:val="04 A Heading"/>
    <w:basedOn w:val="Normal"/>
    <w:next w:val="Normal"/>
    <w:link w:val="04AHeadingChar"/>
    <w:rsid w:val="00FA2DA2"/>
    <w:pPr>
      <w:spacing w:before="240" w:after="120" w:line="240" w:lineRule="auto"/>
    </w:pPr>
    <w:rPr>
      <w:rFonts w:ascii="Calibri" w:eastAsia="Calibri" w:hAnsi="Calibri" w:cs="Times New Roman"/>
      <w:b/>
    </w:rPr>
  </w:style>
  <w:style w:type="character" w:customStyle="1" w:styleId="04AHeadingChar">
    <w:name w:val="04 A Heading Char"/>
    <w:link w:val="04AHeading"/>
    <w:rsid w:val="00FA2DA2"/>
    <w:rPr>
      <w:rFonts w:ascii="Calibri" w:eastAsia="Calibri" w:hAnsi="Calibri" w:cs="Times New Roman"/>
      <w:b/>
    </w:rPr>
  </w:style>
  <w:style w:type="paragraph" w:customStyle="1" w:styleId="08ArticleText">
    <w:name w:val="08 Article Text"/>
    <w:basedOn w:val="Normal"/>
    <w:link w:val="08ArticleTextChar"/>
    <w:rsid w:val="00FA2DA2"/>
    <w:pPr>
      <w:tabs>
        <w:tab w:val="left" w:pos="284"/>
      </w:tabs>
      <w:spacing w:after="0" w:line="240" w:lineRule="exact"/>
      <w:jc w:val="both"/>
    </w:pPr>
    <w:rPr>
      <w:rFonts w:ascii="Times New Roman" w:eastAsia="Calibri" w:hAnsi="Times New Roman" w:cs="Times New Roman"/>
      <w:w w:val="108"/>
      <w:sz w:val="18"/>
      <w:szCs w:val="18"/>
    </w:rPr>
  </w:style>
  <w:style w:type="character" w:customStyle="1" w:styleId="08ArticleTextChar">
    <w:name w:val="08 Article Text Char"/>
    <w:link w:val="08ArticleText"/>
    <w:rsid w:val="00FA2DA2"/>
    <w:rPr>
      <w:rFonts w:ascii="Times New Roman" w:eastAsia="Calibri" w:hAnsi="Times New Roman" w:cs="Times New Roman"/>
      <w:w w:val="108"/>
      <w:sz w:val="18"/>
      <w:szCs w:val="18"/>
    </w:rPr>
  </w:style>
  <w:style w:type="character" w:styleId="FollowedHyperlink">
    <w:name w:val="FollowedHyperlink"/>
    <w:basedOn w:val="DefaultParagraphFont"/>
    <w:uiPriority w:val="99"/>
    <w:semiHidden/>
    <w:unhideWhenUsed/>
    <w:rsid w:val="0024022C"/>
    <w:rPr>
      <w:color w:val="800080" w:themeColor="followedHyperlink"/>
      <w:u w:val="single"/>
    </w:rPr>
  </w:style>
  <w:style w:type="character" w:styleId="CommentReference">
    <w:name w:val="annotation reference"/>
    <w:basedOn w:val="DefaultParagraphFont"/>
    <w:uiPriority w:val="99"/>
    <w:semiHidden/>
    <w:unhideWhenUsed/>
    <w:rsid w:val="0060627E"/>
    <w:rPr>
      <w:sz w:val="16"/>
      <w:szCs w:val="16"/>
    </w:rPr>
  </w:style>
  <w:style w:type="paragraph" w:styleId="CommentText">
    <w:name w:val="annotation text"/>
    <w:basedOn w:val="Normal"/>
    <w:link w:val="CommentTextChar"/>
    <w:uiPriority w:val="99"/>
    <w:unhideWhenUsed/>
    <w:rsid w:val="0060627E"/>
    <w:pPr>
      <w:spacing w:line="240" w:lineRule="auto"/>
    </w:pPr>
    <w:rPr>
      <w:sz w:val="20"/>
      <w:szCs w:val="20"/>
    </w:rPr>
  </w:style>
  <w:style w:type="character" w:customStyle="1" w:styleId="CommentTextChar">
    <w:name w:val="Comment Text Char"/>
    <w:basedOn w:val="DefaultParagraphFont"/>
    <w:link w:val="CommentText"/>
    <w:uiPriority w:val="99"/>
    <w:rsid w:val="0060627E"/>
    <w:rPr>
      <w:sz w:val="20"/>
      <w:szCs w:val="20"/>
    </w:rPr>
  </w:style>
  <w:style w:type="paragraph" w:styleId="CommentSubject">
    <w:name w:val="annotation subject"/>
    <w:basedOn w:val="CommentText"/>
    <w:next w:val="CommentText"/>
    <w:link w:val="CommentSubjectChar"/>
    <w:uiPriority w:val="99"/>
    <w:semiHidden/>
    <w:unhideWhenUsed/>
    <w:rsid w:val="0060627E"/>
    <w:rPr>
      <w:b/>
      <w:bCs/>
    </w:rPr>
  </w:style>
  <w:style w:type="character" w:customStyle="1" w:styleId="CommentSubjectChar">
    <w:name w:val="Comment Subject Char"/>
    <w:basedOn w:val="CommentTextChar"/>
    <w:link w:val="CommentSubject"/>
    <w:uiPriority w:val="99"/>
    <w:semiHidden/>
    <w:rsid w:val="0060627E"/>
    <w:rPr>
      <w:b/>
      <w:bCs/>
      <w:sz w:val="20"/>
      <w:szCs w:val="20"/>
    </w:rPr>
  </w:style>
  <w:style w:type="character" w:styleId="UnresolvedMention">
    <w:name w:val="Unresolved Mention"/>
    <w:basedOn w:val="DefaultParagraphFont"/>
    <w:uiPriority w:val="99"/>
    <w:semiHidden/>
    <w:unhideWhenUsed/>
    <w:rsid w:val="001560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83697">
      <w:bodyDiv w:val="1"/>
      <w:marLeft w:val="0"/>
      <w:marRight w:val="0"/>
      <w:marTop w:val="0"/>
      <w:marBottom w:val="0"/>
      <w:divBdr>
        <w:top w:val="none" w:sz="0" w:space="0" w:color="auto"/>
        <w:left w:val="none" w:sz="0" w:space="0" w:color="auto"/>
        <w:bottom w:val="none" w:sz="0" w:space="0" w:color="auto"/>
        <w:right w:val="none" w:sz="0" w:space="0" w:color="auto"/>
      </w:divBdr>
    </w:div>
    <w:div w:id="130054262">
      <w:bodyDiv w:val="1"/>
      <w:marLeft w:val="0"/>
      <w:marRight w:val="0"/>
      <w:marTop w:val="0"/>
      <w:marBottom w:val="0"/>
      <w:divBdr>
        <w:top w:val="none" w:sz="0" w:space="0" w:color="auto"/>
        <w:left w:val="none" w:sz="0" w:space="0" w:color="auto"/>
        <w:bottom w:val="none" w:sz="0" w:space="0" w:color="auto"/>
        <w:right w:val="none" w:sz="0" w:space="0" w:color="auto"/>
      </w:divBdr>
    </w:div>
    <w:div w:id="255360505">
      <w:bodyDiv w:val="1"/>
      <w:marLeft w:val="0"/>
      <w:marRight w:val="0"/>
      <w:marTop w:val="0"/>
      <w:marBottom w:val="0"/>
      <w:divBdr>
        <w:top w:val="none" w:sz="0" w:space="0" w:color="auto"/>
        <w:left w:val="none" w:sz="0" w:space="0" w:color="auto"/>
        <w:bottom w:val="none" w:sz="0" w:space="0" w:color="auto"/>
        <w:right w:val="none" w:sz="0" w:space="0" w:color="auto"/>
      </w:divBdr>
    </w:div>
    <w:div w:id="356077340">
      <w:bodyDiv w:val="1"/>
      <w:marLeft w:val="0"/>
      <w:marRight w:val="0"/>
      <w:marTop w:val="0"/>
      <w:marBottom w:val="0"/>
      <w:divBdr>
        <w:top w:val="none" w:sz="0" w:space="0" w:color="auto"/>
        <w:left w:val="none" w:sz="0" w:space="0" w:color="auto"/>
        <w:bottom w:val="none" w:sz="0" w:space="0" w:color="auto"/>
        <w:right w:val="none" w:sz="0" w:space="0" w:color="auto"/>
      </w:divBdr>
    </w:div>
    <w:div w:id="404114518">
      <w:bodyDiv w:val="1"/>
      <w:marLeft w:val="0"/>
      <w:marRight w:val="0"/>
      <w:marTop w:val="0"/>
      <w:marBottom w:val="0"/>
      <w:divBdr>
        <w:top w:val="none" w:sz="0" w:space="0" w:color="auto"/>
        <w:left w:val="none" w:sz="0" w:space="0" w:color="auto"/>
        <w:bottom w:val="none" w:sz="0" w:space="0" w:color="auto"/>
        <w:right w:val="none" w:sz="0" w:space="0" w:color="auto"/>
      </w:divBdr>
    </w:div>
    <w:div w:id="404305591">
      <w:bodyDiv w:val="1"/>
      <w:marLeft w:val="0"/>
      <w:marRight w:val="0"/>
      <w:marTop w:val="0"/>
      <w:marBottom w:val="0"/>
      <w:divBdr>
        <w:top w:val="none" w:sz="0" w:space="0" w:color="auto"/>
        <w:left w:val="none" w:sz="0" w:space="0" w:color="auto"/>
        <w:bottom w:val="none" w:sz="0" w:space="0" w:color="auto"/>
        <w:right w:val="none" w:sz="0" w:space="0" w:color="auto"/>
      </w:divBdr>
    </w:div>
    <w:div w:id="494418786">
      <w:bodyDiv w:val="1"/>
      <w:marLeft w:val="0"/>
      <w:marRight w:val="0"/>
      <w:marTop w:val="0"/>
      <w:marBottom w:val="0"/>
      <w:divBdr>
        <w:top w:val="none" w:sz="0" w:space="0" w:color="auto"/>
        <w:left w:val="none" w:sz="0" w:space="0" w:color="auto"/>
        <w:bottom w:val="none" w:sz="0" w:space="0" w:color="auto"/>
        <w:right w:val="none" w:sz="0" w:space="0" w:color="auto"/>
      </w:divBdr>
    </w:div>
    <w:div w:id="623387460">
      <w:bodyDiv w:val="1"/>
      <w:marLeft w:val="0"/>
      <w:marRight w:val="0"/>
      <w:marTop w:val="0"/>
      <w:marBottom w:val="0"/>
      <w:divBdr>
        <w:top w:val="none" w:sz="0" w:space="0" w:color="auto"/>
        <w:left w:val="none" w:sz="0" w:space="0" w:color="auto"/>
        <w:bottom w:val="none" w:sz="0" w:space="0" w:color="auto"/>
        <w:right w:val="none" w:sz="0" w:space="0" w:color="auto"/>
      </w:divBdr>
    </w:div>
    <w:div w:id="710960423">
      <w:bodyDiv w:val="1"/>
      <w:marLeft w:val="0"/>
      <w:marRight w:val="0"/>
      <w:marTop w:val="0"/>
      <w:marBottom w:val="0"/>
      <w:divBdr>
        <w:top w:val="none" w:sz="0" w:space="0" w:color="auto"/>
        <w:left w:val="none" w:sz="0" w:space="0" w:color="auto"/>
        <w:bottom w:val="none" w:sz="0" w:space="0" w:color="auto"/>
        <w:right w:val="none" w:sz="0" w:space="0" w:color="auto"/>
      </w:divBdr>
    </w:div>
    <w:div w:id="776603753">
      <w:bodyDiv w:val="1"/>
      <w:marLeft w:val="0"/>
      <w:marRight w:val="0"/>
      <w:marTop w:val="0"/>
      <w:marBottom w:val="0"/>
      <w:divBdr>
        <w:top w:val="none" w:sz="0" w:space="0" w:color="auto"/>
        <w:left w:val="none" w:sz="0" w:space="0" w:color="auto"/>
        <w:bottom w:val="none" w:sz="0" w:space="0" w:color="auto"/>
        <w:right w:val="none" w:sz="0" w:space="0" w:color="auto"/>
      </w:divBdr>
    </w:div>
    <w:div w:id="833884671">
      <w:bodyDiv w:val="1"/>
      <w:marLeft w:val="0"/>
      <w:marRight w:val="0"/>
      <w:marTop w:val="0"/>
      <w:marBottom w:val="0"/>
      <w:divBdr>
        <w:top w:val="none" w:sz="0" w:space="0" w:color="auto"/>
        <w:left w:val="none" w:sz="0" w:space="0" w:color="auto"/>
        <w:bottom w:val="none" w:sz="0" w:space="0" w:color="auto"/>
        <w:right w:val="none" w:sz="0" w:space="0" w:color="auto"/>
      </w:divBdr>
    </w:div>
    <w:div w:id="1056196653">
      <w:bodyDiv w:val="1"/>
      <w:marLeft w:val="0"/>
      <w:marRight w:val="0"/>
      <w:marTop w:val="0"/>
      <w:marBottom w:val="0"/>
      <w:divBdr>
        <w:top w:val="none" w:sz="0" w:space="0" w:color="auto"/>
        <w:left w:val="none" w:sz="0" w:space="0" w:color="auto"/>
        <w:bottom w:val="none" w:sz="0" w:space="0" w:color="auto"/>
        <w:right w:val="none" w:sz="0" w:space="0" w:color="auto"/>
      </w:divBdr>
    </w:div>
    <w:div w:id="1325475318">
      <w:bodyDiv w:val="1"/>
      <w:marLeft w:val="0"/>
      <w:marRight w:val="0"/>
      <w:marTop w:val="0"/>
      <w:marBottom w:val="0"/>
      <w:divBdr>
        <w:top w:val="none" w:sz="0" w:space="0" w:color="auto"/>
        <w:left w:val="none" w:sz="0" w:space="0" w:color="auto"/>
        <w:bottom w:val="none" w:sz="0" w:space="0" w:color="auto"/>
        <w:right w:val="none" w:sz="0" w:space="0" w:color="auto"/>
      </w:divBdr>
    </w:div>
    <w:div w:id="1380132816">
      <w:bodyDiv w:val="1"/>
      <w:marLeft w:val="0"/>
      <w:marRight w:val="0"/>
      <w:marTop w:val="0"/>
      <w:marBottom w:val="0"/>
      <w:divBdr>
        <w:top w:val="none" w:sz="0" w:space="0" w:color="auto"/>
        <w:left w:val="none" w:sz="0" w:space="0" w:color="auto"/>
        <w:bottom w:val="none" w:sz="0" w:space="0" w:color="auto"/>
        <w:right w:val="none" w:sz="0" w:space="0" w:color="auto"/>
      </w:divBdr>
    </w:div>
    <w:div w:id="1409107844">
      <w:bodyDiv w:val="1"/>
      <w:marLeft w:val="0"/>
      <w:marRight w:val="0"/>
      <w:marTop w:val="0"/>
      <w:marBottom w:val="0"/>
      <w:divBdr>
        <w:top w:val="none" w:sz="0" w:space="0" w:color="auto"/>
        <w:left w:val="none" w:sz="0" w:space="0" w:color="auto"/>
        <w:bottom w:val="none" w:sz="0" w:space="0" w:color="auto"/>
        <w:right w:val="none" w:sz="0" w:space="0" w:color="auto"/>
      </w:divBdr>
    </w:div>
    <w:div w:id="1604457870">
      <w:bodyDiv w:val="1"/>
      <w:marLeft w:val="0"/>
      <w:marRight w:val="0"/>
      <w:marTop w:val="0"/>
      <w:marBottom w:val="0"/>
      <w:divBdr>
        <w:top w:val="none" w:sz="0" w:space="0" w:color="auto"/>
        <w:left w:val="none" w:sz="0" w:space="0" w:color="auto"/>
        <w:bottom w:val="none" w:sz="0" w:space="0" w:color="auto"/>
        <w:right w:val="none" w:sz="0" w:space="0" w:color="auto"/>
      </w:divBdr>
    </w:div>
    <w:div w:id="209867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onzalo.guillen.gosalbez@chem.ethz.ch" TargetMode="External"/><Relationship Id="rId24"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hyperlink" Target="mailto:jpr@chem.ethz.ch"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mailto:gonzalo.guillen.gosalbez@chem.ethz.ch" TargetMode="External"/><Relationship Id="rId14" Type="http://schemas.microsoft.com/office/2016/09/relationships/commentsIds" Target="commentsIds.xml"/><Relationship Id="rId22"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8A2B4A-71E8-409F-96C1-D86B0A817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The Royal Society of Chemistry</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 McCallum</dc:creator>
  <cp:lastModifiedBy>Nabera  Abhinandan</cp:lastModifiedBy>
  <cp:revision>72</cp:revision>
  <cp:lastPrinted>2014-10-09T15:34:00Z</cp:lastPrinted>
  <dcterms:created xsi:type="dcterms:W3CDTF">2023-10-14T10:26:00Z</dcterms:created>
  <dcterms:modified xsi:type="dcterms:W3CDTF">2023-10-16T06:40:00Z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http://www.zotero.org/styles/angewandte-chemie</vt:lpwstr>
  </property>
  <property fmtid="{D5CDD505-2E9C-101B-9397-08002B2CF9AE}" pid="9" name="Mendeley Recent Style Name 3_1">
    <vt:lpwstr>Angewandte Chemie International Edition</vt:lpwstr>
  </property>
  <property fmtid="{D5CDD505-2E9C-101B-9397-08002B2CF9AE}" pid="10" name="Mendeley Recent Style Id 4_1">
    <vt:lpwstr>http://www.zotero.org/styles/chimia</vt:lpwstr>
  </property>
  <property fmtid="{D5CDD505-2E9C-101B-9397-08002B2CF9AE}" pid="11" name="Mendeley Recent Style Name 4_1">
    <vt:lpwstr>CHIMIA</vt:lpwstr>
  </property>
  <property fmtid="{D5CDD505-2E9C-101B-9397-08002B2CF9AE}" pid="12" name="Mendeley Recent Style Id 5_1">
    <vt:lpwstr>http://www.zotero.org/styles/chem-catalysis</vt:lpwstr>
  </property>
  <property fmtid="{D5CDD505-2E9C-101B-9397-08002B2CF9AE}" pid="13" name="Mendeley Recent Style Name 5_1">
    <vt:lpwstr>Chem Catalysis</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http://www.zotero.org/styles/royal-society-of-chemistry</vt:lpwstr>
  </property>
  <property fmtid="{D5CDD505-2E9C-101B-9397-08002B2CF9AE}" pid="21" name="Mendeley Recent Style Name 9_1">
    <vt:lpwstr>Royal Society of Chemistry</vt:lpwstr>
  </property>
</Properties>
</file>